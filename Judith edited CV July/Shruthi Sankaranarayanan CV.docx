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199B9" w14:textId="77777777" w:rsidR="003055E3" w:rsidRPr="000962C7" w:rsidRDefault="003055E3">
      <w:pPr>
        <w:pBdr>
          <w:bottom w:val="single" w:sz="4" w:space="1" w:color="auto"/>
        </w:pBdr>
        <w:spacing w:after="120" w:line="240" w:lineRule="auto"/>
        <w:jc w:val="center"/>
        <w:rPr>
          <w:rFonts w:ascii="Times New Roman" w:eastAsia="Times New Roman" w:hAnsi="Times New Roman" w:cs="Times New Roman"/>
          <w:b/>
          <w:sz w:val="28"/>
          <w:szCs w:val="28"/>
          <w:lang w:val="de-DE"/>
        </w:rPr>
        <w:pPrChange w:id="0" w:author="Kingston, Judith" w:date="2026-02-04T16:07:00Z" w16du:dateUtc="2026-02-04T15:07:00Z">
          <w:pPr>
            <w:pBdr>
              <w:bottom w:val="single" w:sz="4" w:space="1" w:color="auto"/>
            </w:pBdr>
            <w:spacing w:after="120" w:line="192" w:lineRule="auto"/>
            <w:jc w:val="center"/>
          </w:pPr>
        </w:pPrChange>
      </w:pPr>
      <w:r w:rsidRPr="000962C7">
        <w:rPr>
          <w:rFonts w:ascii="Times New Roman" w:eastAsia="Times New Roman" w:hAnsi="Times New Roman" w:cs="Times New Roman"/>
          <w:b/>
          <w:sz w:val="28"/>
          <w:szCs w:val="28"/>
          <w:lang w:val="de-DE"/>
        </w:rPr>
        <w:t>SHRUTHI SANKARANARAYANAN</w:t>
      </w:r>
    </w:p>
    <w:p w14:paraId="78B309C6" w14:textId="13A77329" w:rsidR="003055E3" w:rsidRPr="003055E3" w:rsidRDefault="003055E3">
      <w:pPr>
        <w:spacing w:line="240" w:lineRule="auto"/>
        <w:jc w:val="center"/>
        <w:rPr>
          <w:sz w:val="20"/>
          <w:szCs w:val="20"/>
          <w:lang w:val="de-DE"/>
          <w:rPrChange w:id="1" w:author="Kingston, Judith" w:date="2026-02-04T15:56:00Z" w16du:dateUtc="2026-02-04T14:56:00Z">
            <w:rPr>
              <w:lang w:val="de-DE"/>
            </w:rPr>
          </w:rPrChange>
        </w:rPr>
        <w:pPrChange w:id="2" w:author="Kingston, Judith" w:date="2026-02-04T16:07:00Z" w16du:dateUtc="2026-02-04T15:07:00Z">
          <w:pPr>
            <w:spacing w:line="192" w:lineRule="auto"/>
            <w:jc w:val="center"/>
          </w:pPr>
        </w:pPrChange>
      </w:pPr>
      <w:proofErr w:type="spellStart"/>
      <w:r w:rsidRPr="003055E3">
        <w:rPr>
          <w:rFonts w:ascii="Times New Roman" w:eastAsia="Times New Roman" w:hAnsi="Times New Roman" w:cs="Times New Roman"/>
          <w:sz w:val="20"/>
          <w:szCs w:val="20"/>
          <w:lang w:val="de-DE"/>
        </w:rPr>
        <w:t>Strümpellstraße</w:t>
      </w:r>
      <w:proofErr w:type="spellEnd"/>
      <w:r w:rsidRPr="003055E3">
        <w:rPr>
          <w:rFonts w:ascii="Times New Roman" w:eastAsia="Times New Roman" w:hAnsi="Times New Roman" w:cs="Times New Roman"/>
          <w:sz w:val="20"/>
          <w:szCs w:val="20"/>
          <w:lang w:val="de-DE"/>
        </w:rPr>
        <w:t xml:space="preserve"> 6, 40225 Düsseldorf, Germany   </w:t>
      </w:r>
      <w:proofErr w:type="gramStart"/>
      <w:r w:rsidRPr="003055E3">
        <w:rPr>
          <w:rFonts w:ascii="Times New Roman" w:eastAsia="Times New Roman" w:hAnsi="Times New Roman" w:cs="Times New Roman"/>
          <w:sz w:val="20"/>
          <w:szCs w:val="20"/>
          <w:lang w:val="de-DE"/>
        </w:rPr>
        <w:t xml:space="preserve">|  </w:t>
      </w:r>
      <w:r w:rsidRPr="003055E3">
        <w:rPr>
          <w:rFonts w:ascii="Times New Roman" w:eastAsia="Times New Roman" w:hAnsi="Times New Roman" w:cs="Times New Roman"/>
          <w:sz w:val="20"/>
          <w:szCs w:val="20"/>
          <w:lang w:val="de-DE"/>
          <w:rPrChange w:id="3" w:author="Kingston, Judith" w:date="2026-02-04T15:56:00Z" w16du:dateUtc="2026-02-04T14:56:00Z">
            <w:rPr>
              <w:rFonts w:ascii="Times New Roman" w:eastAsia="Times New Roman" w:hAnsi="Times New Roman" w:cs="Times New Roman"/>
              <w:lang w:val="de-DE"/>
            </w:rPr>
          </w:rPrChange>
        </w:rPr>
        <w:t>+</w:t>
      </w:r>
      <w:proofErr w:type="gramEnd"/>
      <w:r w:rsidRPr="003055E3">
        <w:rPr>
          <w:rFonts w:ascii="Times New Roman" w:eastAsia="Times New Roman" w:hAnsi="Times New Roman" w:cs="Times New Roman"/>
          <w:sz w:val="20"/>
          <w:szCs w:val="20"/>
          <w:lang w:val="de-DE"/>
          <w:rPrChange w:id="4" w:author="Kingston, Judith" w:date="2026-02-04T15:56:00Z" w16du:dateUtc="2026-02-04T14:56:00Z">
            <w:rPr>
              <w:rFonts w:ascii="Times New Roman" w:eastAsia="Times New Roman" w:hAnsi="Times New Roman" w:cs="Times New Roman"/>
              <w:lang w:val="de-DE"/>
            </w:rPr>
          </w:rPrChange>
        </w:rPr>
        <w:t>49 155 6041</w:t>
      </w:r>
      <w:r w:rsidR="007A5572">
        <w:rPr>
          <w:rFonts w:ascii="Times New Roman" w:eastAsia="Times New Roman" w:hAnsi="Times New Roman" w:cs="Times New Roman"/>
          <w:sz w:val="20"/>
          <w:szCs w:val="20"/>
          <w:lang w:val="de-DE"/>
        </w:rPr>
        <w:t xml:space="preserve"> </w:t>
      </w:r>
      <w:proofErr w:type="gramStart"/>
      <w:r w:rsidRPr="003055E3">
        <w:rPr>
          <w:rFonts w:ascii="Times New Roman" w:eastAsia="Times New Roman" w:hAnsi="Times New Roman" w:cs="Times New Roman"/>
          <w:sz w:val="20"/>
          <w:szCs w:val="20"/>
          <w:lang w:val="de-DE"/>
          <w:rPrChange w:id="5" w:author="Kingston, Judith" w:date="2026-02-04T15:56:00Z" w16du:dateUtc="2026-02-04T14:56:00Z">
            <w:rPr>
              <w:rFonts w:ascii="Times New Roman" w:eastAsia="Times New Roman" w:hAnsi="Times New Roman" w:cs="Times New Roman"/>
              <w:lang w:val="de-DE"/>
            </w:rPr>
          </w:rPrChange>
        </w:rPr>
        <w:t xml:space="preserve">6431  </w:t>
      </w:r>
      <w:r w:rsidRPr="003055E3">
        <w:rPr>
          <w:rFonts w:ascii="Times New Roman" w:eastAsia="Times New Roman" w:hAnsi="Times New Roman" w:cs="Times New Roman"/>
          <w:sz w:val="20"/>
          <w:szCs w:val="20"/>
          <w:lang w:val="de-DE"/>
        </w:rPr>
        <w:t>|</w:t>
      </w:r>
      <w:proofErr w:type="gramEnd"/>
      <w:r w:rsidRPr="003055E3">
        <w:rPr>
          <w:rFonts w:ascii="Times New Roman" w:eastAsia="Times New Roman" w:hAnsi="Times New Roman" w:cs="Times New Roman"/>
          <w:sz w:val="20"/>
          <w:szCs w:val="20"/>
          <w:lang w:val="de-DE"/>
        </w:rPr>
        <w:t xml:space="preserve">   </w:t>
      </w:r>
      <w:r w:rsidRPr="003055E3">
        <w:rPr>
          <w:sz w:val="20"/>
          <w:szCs w:val="20"/>
          <w:rPrChange w:id="6" w:author="Kingston, Judith" w:date="2026-02-04T15:56:00Z" w16du:dateUtc="2026-02-04T14:56:00Z">
            <w:rPr/>
          </w:rPrChange>
        </w:rPr>
        <w:fldChar w:fldCharType="begin"/>
      </w:r>
      <w:r w:rsidRPr="003055E3">
        <w:rPr>
          <w:sz w:val="20"/>
          <w:szCs w:val="20"/>
          <w:lang w:val="de-DE"/>
          <w:rPrChange w:id="7" w:author="Kingston, Judith" w:date="2026-02-04T15:56:00Z" w16du:dateUtc="2026-02-04T14:56:00Z">
            <w:rPr>
              <w:lang w:val="de-DE"/>
            </w:rPr>
          </w:rPrChange>
        </w:rPr>
        <w:instrText>HYPERLINK "mailto:s.sankaranarayanan@whu.edu" \h</w:instrText>
      </w:r>
      <w:r w:rsidRPr="003055E3">
        <w:rPr>
          <w:sz w:val="20"/>
          <w:szCs w:val="20"/>
          <w:rPrChange w:id="8" w:author="Kingston, Judith" w:date="2026-02-04T15:56:00Z" w16du:dateUtc="2026-02-04T14:56:00Z">
            <w:rPr>
              <w:sz w:val="20"/>
              <w:szCs w:val="20"/>
            </w:rPr>
          </w:rPrChange>
        </w:rPr>
      </w:r>
      <w:r w:rsidRPr="003055E3">
        <w:rPr>
          <w:sz w:val="20"/>
          <w:szCs w:val="20"/>
          <w:rPrChange w:id="9" w:author="Kingston, Judith" w:date="2026-02-04T15:56:00Z" w16du:dateUtc="2026-02-04T14:56:00Z">
            <w:rPr/>
          </w:rPrChange>
        </w:rPr>
        <w:fldChar w:fldCharType="separate"/>
      </w:r>
      <w:r w:rsidRPr="003055E3">
        <w:rPr>
          <w:rStyle w:val="Hyperlink"/>
          <w:rFonts w:ascii="Times New Roman" w:eastAsia="Times New Roman" w:hAnsi="Times New Roman" w:cs="Times New Roman"/>
          <w:sz w:val="20"/>
          <w:szCs w:val="20"/>
          <w:lang w:val="de-DE"/>
        </w:rPr>
        <w:t>s.sankaranarayanan@whu.edu</w:t>
      </w:r>
      <w:r w:rsidRPr="003055E3">
        <w:rPr>
          <w:sz w:val="20"/>
          <w:szCs w:val="20"/>
          <w:lang w:val="de-DE"/>
          <w:rPrChange w:id="10" w:author="Kingston, Judith" w:date="2026-02-04T15:56:00Z" w16du:dateUtc="2026-02-04T14:56:00Z">
            <w:rPr>
              <w:lang w:val="de-DE"/>
            </w:rPr>
          </w:rPrChange>
        </w:rPr>
        <w:tab/>
      </w:r>
      <w:r w:rsidRPr="003055E3">
        <w:rPr>
          <w:sz w:val="20"/>
          <w:szCs w:val="20"/>
          <w:rPrChange w:id="11" w:author="Kingston, Judith" w:date="2026-02-04T15:56:00Z" w16du:dateUtc="2026-02-04T14:56:00Z">
            <w:rPr/>
          </w:rPrChange>
        </w:rPr>
        <w:fldChar w:fldCharType="end"/>
      </w:r>
    </w:p>
    <w:p w14:paraId="3EBBB073" w14:textId="134B56EC" w:rsidR="008A3D15" w:rsidRDefault="00846E69" w:rsidP="00E72CC0">
      <w:pPr>
        <w:pBdr>
          <w:bottom w:val="single" w:sz="4" w:space="1" w:color="000000"/>
        </w:pBdr>
        <w:spacing w:before="240" w:line="240" w:lineRule="auto"/>
        <w:jc w:val="center"/>
      </w:pPr>
      <w:r w:rsidRPr="00846E69">
        <w:rPr>
          <w:rFonts w:ascii="Times New Roman" w:eastAsia="Times New Roman" w:hAnsi="Times New Roman" w:cs="Times New Roman"/>
          <w:sz w:val="20"/>
          <w:szCs w:val="20"/>
          <w:lang w:val="en-US"/>
        </w:rPr>
        <w:t>Marketing professional with a background in B2C sales and brand strategy. Experienced in consumer engagement, market analysis, and campaign development, with a strong interest in brand management and marketing</w:t>
      </w:r>
      <w:r>
        <w:rPr>
          <w:rFonts w:ascii="Times New Roman" w:eastAsia="Times New Roman" w:hAnsi="Times New Roman" w:cs="Times New Roman"/>
          <w:sz w:val="20"/>
          <w:szCs w:val="20"/>
          <w:lang w:val="en-US"/>
        </w:rPr>
        <w:t>.</w:t>
      </w:r>
      <w:r>
        <w:t xml:space="preserve"> </w:t>
      </w:r>
    </w:p>
    <w:p w14:paraId="0C9938D8" w14:textId="25E818C0" w:rsidR="005677CA" w:rsidRPr="005677CA" w:rsidRDefault="004F25AD">
      <w:pPr>
        <w:pBdr>
          <w:bottom w:val="single" w:sz="4" w:space="1" w:color="000000"/>
        </w:pBdr>
        <w:spacing w:before="360" w:after="120" w:line="240" w:lineRule="auto"/>
        <w:jc w:val="center"/>
        <w:rPr>
          <w:rFonts w:ascii="Times New Roman" w:eastAsia="Times New Roman" w:hAnsi="Times New Roman" w:cs="Times New Roman"/>
          <w:b/>
          <w:bCs/>
          <w:sz w:val="20"/>
          <w:szCs w:val="20"/>
          <w:lang w:val="en-US"/>
        </w:rPr>
        <w:pPrChange w:id="12" w:author="Kingston, Judith" w:date="2026-02-04T16:07:00Z" w16du:dateUtc="2026-02-04T15:07:00Z">
          <w:pPr>
            <w:pBdr>
              <w:bottom w:val="single" w:sz="4" w:space="1" w:color="000000"/>
            </w:pBdr>
            <w:spacing w:line="240" w:lineRule="auto"/>
            <w:jc w:val="center"/>
          </w:pPr>
        </w:pPrChange>
      </w:pPr>
      <w:del w:id="13" w:author="Kingston, Judith" w:date="2026-02-04T15:57:00Z" w16du:dateUtc="2026-02-04T14:57:00Z">
        <w:r w:rsidDel="003055E3">
          <w:br/>
        </w:r>
      </w:del>
      <w:r w:rsidR="5274174A" w:rsidRPr="796054ED">
        <w:rPr>
          <w:rFonts w:ascii="Times New Roman" w:eastAsia="Times New Roman" w:hAnsi="Times New Roman" w:cs="Times New Roman"/>
          <w:b/>
          <w:bCs/>
          <w:sz w:val="20"/>
          <w:szCs w:val="20"/>
          <w:lang w:val="en-US"/>
        </w:rPr>
        <w:t>EDUCATION</w:t>
      </w:r>
    </w:p>
    <w:p w14:paraId="00000005" w14:textId="573466E5" w:rsidR="00B65EAA" w:rsidRPr="005677CA" w:rsidRDefault="79F6DEA7" w:rsidP="00AE5C60">
      <w:pPr>
        <w:spacing w:line="240" w:lineRule="auto"/>
        <w:ind w:right="-59"/>
        <w:jc w:val="center"/>
        <w:rPr>
          <w:rFonts w:ascii="Times New Roman" w:eastAsia="Times New Roman" w:hAnsi="Times New Roman" w:cs="Times New Roman"/>
          <w:b/>
          <w:bCs/>
          <w:sz w:val="20"/>
          <w:szCs w:val="20"/>
          <w:lang w:val="en-US"/>
        </w:rPr>
      </w:pPr>
      <w:r w:rsidRPr="1D411B95">
        <w:rPr>
          <w:rFonts w:ascii="Times New Roman" w:eastAsia="Times New Roman" w:hAnsi="Times New Roman" w:cs="Times New Roman"/>
          <w:b/>
          <w:bCs/>
          <w:sz w:val="20"/>
          <w:szCs w:val="20"/>
          <w:lang w:val="en-US"/>
        </w:rPr>
        <w:t>WHU – Otto Beisheim School of Management</w:t>
      </w:r>
      <w:r w:rsidR="44B5FD1F" w:rsidRPr="1D411B95">
        <w:rPr>
          <w:rFonts w:ascii="Times New Roman" w:eastAsia="Times New Roman" w:hAnsi="Times New Roman" w:cs="Times New Roman"/>
          <w:b/>
          <w:bCs/>
          <w:sz w:val="20"/>
          <w:szCs w:val="20"/>
          <w:lang w:val="en-US"/>
        </w:rPr>
        <w:t xml:space="preserve">, </w:t>
      </w:r>
      <w:proofErr w:type="spellStart"/>
      <w:r w:rsidRPr="1D411B95">
        <w:rPr>
          <w:rFonts w:ascii="Times New Roman" w:eastAsia="Times New Roman" w:hAnsi="Times New Roman" w:cs="Times New Roman"/>
          <w:sz w:val="20"/>
          <w:szCs w:val="20"/>
          <w:lang w:val="en-US"/>
        </w:rPr>
        <w:t>Vallendar</w:t>
      </w:r>
      <w:proofErr w:type="spellEnd"/>
      <w:r w:rsidRPr="1D411B95">
        <w:rPr>
          <w:rFonts w:ascii="Times New Roman" w:eastAsia="Times New Roman" w:hAnsi="Times New Roman" w:cs="Times New Roman"/>
          <w:sz w:val="20"/>
          <w:szCs w:val="20"/>
          <w:lang w:val="en-US"/>
        </w:rPr>
        <w:t>, Germany</w:t>
      </w:r>
      <w:r w:rsidR="44B5FD1F" w:rsidRPr="1D411B95">
        <w:rPr>
          <w:rFonts w:ascii="Times New Roman" w:eastAsia="Times New Roman" w:hAnsi="Times New Roman" w:cs="Times New Roman"/>
          <w:b/>
          <w:bCs/>
          <w:sz w:val="20"/>
          <w:szCs w:val="20"/>
          <w:lang w:val="en-US"/>
        </w:rPr>
        <w:t xml:space="preserve">          </w:t>
      </w:r>
      <w:del w:id="14" w:author="Kingston, Judith" w:date="2026-02-04T15:55:00Z" w16du:dateUtc="2026-02-04T14:55:00Z">
        <w:r w:rsidR="44B5FD1F" w:rsidRPr="1D411B95" w:rsidDel="00110CF0">
          <w:rPr>
            <w:rFonts w:ascii="Times New Roman" w:eastAsia="Times New Roman" w:hAnsi="Times New Roman" w:cs="Times New Roman"/>
            <w:b/>
            <w:bCs/>
            <w:sz w:val="20"/>
            <w:szCs w:val="20"/>
            <w:lang w:val="en-US"/>
          </w:rPr>
          <w:delText xml:space="preserve">       </w:delText>
        </w:r>
      </w:del>
      <w:r w:rsidR="44B5FD1F" w:rsidRPr="1D411B95">
        <w:rPr>
          <w:rFonts w:ascii="Times New Roman" w:eastAsia="Times New Roman" w:hAnsi="Times New Roman" w:cs="Times New Roman"/>
          <w:b/>
          <w:bCs/>
          <w:sz w:val="20"/>
          <w:szCs w:val="20"/>
          <w:lang w:val="en-US"/>
        </w:rPr>
        <w:t xml:space="preserve">       </w:t>
      </w:r>
      <w:del w:id="15" w:author="Kingston, Judith" w:date="2026-02-04T15:57:00Z" w16du:dateUtc="2026-02-04T14:57:00Z">
        <w:r w:rsidR="44B5FD1F" w:rsidRPr="1D411B95" w:rsidDel="003055E3">
          <w:rPr>
            <w:rFonts w:ascii="Times New Roman" w:eastAsia="Times New Roman" w:hAnsi="Times New Roman" w:cs="Times New Roman"/>
            <w:b/>
            <w:bCs/>
            <w:sz w:val="20"/>
            <w:szCs w:val="20"/>
            <w:lang w:val="en-US"/>
          </w:rPr>
          <w:delText xml:space="preserve"> </w:delText>
        </w:r>
        <w:r w:rsidR="23DF49A6" w:rsidDel="003055E3">
          <w:tab/>
        </w:r>
        <w:r w:rsidR="23DF49A6" w:rsidDel="003055E3">
          <w:tab/>
        </w:r>
        <w:r w:rsidR="44B5FD1F" w:rsidRPr="1D411B95" w:rsidDel="003055E3">
          <w:rPr>
            <w:rFonts w:ascii="Times New Roman" w:eastAsia="Times New Roman" w:hAnsi="Times New Roman" w:cs="Times New Roman"/>
            <w:b/>
            <w:bCs/>
            <w:sz w:val="20"/>
            <w:szCs w:val="20"/>
            <w:lang w:val="en-US"/>
          </w:rPr>
          <w:delText xml:space="preserve"> </w:delText>
        </w:r>
      </w:del>
      <w:r w:rsidR="44B5FD1F" w:rsidRPr="1D411B95">
        <w:rPr>
          <w:rFonts w:ascii="Times New Roman" w:eastAsia="Times New Roman" w:hAnsi="Times New Roman" w:cs="Times New Roman"/>
          <w:b/>
          <w:bCs/>
          <w:sz w:val="20"/>
          <w:szCs w:val="20"/>
          <w:lang w:val="en-US"/>
        </w:rPr>
        <w:t xml:space="preserve">      </w:t>
      </w:r>
      <w:r w:rsidR="58BF5FA6" w:rsidRPr="1D411B95">
        <w:rPr>
          <w:rFonts w:ascii="Times New Roman" w:eastAsia="Times New Roman" w:hAnsi="Times New Roman" w:cs="Times New Roman"/>
          <w:b/>
          <w:bCs/>
          <w:sz w:val="20"/>
          <w:szCs w:val="20"/>
          <w:lang w:val="en-US"/>
        </w:rPr>
        <w:t xml:space="preserve">       </w:t>
      </w:r>
      <w:r w:rsidR="23DF49A6">
        <w:tab/>
      </w:r>
      <w:r w:rsidR="7F826CB1" w:rsidRPr="1D411B95">
        <w:rPr>
          <w:rFonts w:ascii="Times New Roman" w:eastAsia="Times New Roman" w:hAnsi="Times New Roman" w:cs="Times New Roman"/>
          <w:b/>
          <w:bCs/>
          <w:sz w:val="20"/>
          <w:szCs w:val="20"/>
          <w:lang w:val="en-US"/>
        </w:rPr>
        <w:t xml:space="preserve">           </w:t>
      </w:r>
      <w:r w:rsidR="003B6A36">
        <w:rPr>
          <w:rFonts w:ascii="Times New Roman" w:eastAsia="Times New Roman" w:hAnsi="Times New Roman" w:cs="Times New Roman"/>
          <w:b/>
          <w:bCs/>
          <w:sz w:val="20"/>
          <w:szCs w:val="20"/>
          <w:lang w:val="en-US"/>
        </w:rPr>
        <w:t xml:space="preserve"> </w:t>
      </w:r>
      <w:r w:rsidR="00EA1615">
        <w:rPr>
          <w:rFonts w:ascii="Times New Roman" w:eastAsia="Times New Roman" w:hAnsi="Times New Roman" w:cs="Times New Roman"/>
          <w:b/>
          <w:bCs/>
          <w:sz w:val="20"/>
          <w:szCs w:val="20"/>
          <w:lang w:val="en-US"/>
        </w:rPr>
        <w:tab/>
        <w:t xml:space="preserve">        </w:t>
      </w:r>
      <w:r w:rsidR="00AE5C60">
        <w:rPr>
          <w:rFonts w:ascii="Times New Roman" w:eastAsia="Times New Roman" w:hAnsi="Times New Roman" w:cs="Times New Roman"/>
          <w:b/>
          <w:bCs/>
          <w:sz w:val="20"/>
          <w:szCs w:val="20"/>
          <w:lang w:val="en-US"/>
        </w:rPr>
        <w:t xml:space="preserve"> </w:t>
      </w:r>
      <w:del w:id="16" w:author="Kingston, Judith" w:date="2026-02-04T15:57:00Z" w16du:dateUtc="2026-02-04T14:57:00Z">
        <w:r w:rsidR="503688A1" w:rsidRPr="1D411B95" w:rsidDel="003055E3">
          <w:rPr>
            <w:rFonts w:ascii="Times New Roman" w:eastAsia="Times New Roman" w:hAnsi="Times New Roman" w:cs="Times New Roman"/>
            <w:b/>
            <w:bCs/>
            <w:sz w:val="20"/>
            <w:szCs w:val="20"/>
            <w:lang w:val="en-US"/>
          </w:rPr>
          <w:delText>0</w:delText>
        </w:r>
        <w:r w:rsidR="44B5FD1F" w:rsidRPr="1D411B95" w:rsidDel="003055E3">
          <w:rPr>
            <w:rFonts w:ascii="Times New Roman" w:eastAsia="Times New Roman" w:hAnsi="Times New Roman" w:cs="Times New Roman"/>
            <w:b/>
            <w:bCs/>
            <w:sz w:val="20"/>
            <w:szCs w:val="20"/>
            <w:lang w:val="en-US"/>
          </w:rPr>
          <w:delText>8/2024 –</w:delText>
        </w:r>
        <w:r w:rsidR="003B6A36" w:rsidDel="003055E3">
          <w:rPr>
            <w:rFonts w:ascii="Times New Roman" w:eastAsia="Times New Roman" w:hAnsi="Times New Roman" w:cs="Times New Roman"/>
            <w:b/>
            <w:bCs/>
            <w:sz w:val="20"/>
            <w:szCs w:val="20"/>
            <w:lang w:val="en-US"/>
          </w:rPr>
          <w:delText xml:space="preserve"> </w:delText>
        </w:r>
        <w:r w:rsidR="44B5FD1F" w:rsidRPr="1D411B95" w:rsidDel="003055E3">
          <w:rPr>
            <w:rFonts w:ascii="Times New Roman" w:eastAsia="Times New Roman" w:hAnsi="Times New Roman" w:cs="Times New Roman"/>
            <w:b/>
            <w:bCs/>
            <w:sz w:val="20"/>
            <w:szCs w:val="20"/>
            <w:lang w:val="en-US"/>
          </w:rPr>
          <w:delText>0</w:delText>
        </w:r>
        <w:r w:rsidR="003B6A36" w:rsidDel="003055E3">
          <w:rPr>
            <w:rFonts w:ascii="Times New Roman" w:eastAsia="Times New Roman" w:hAnsi="Times New Roman" w:cs="Times New Roman"/>
            <w:b/>
            <w:bCs/>
            <w:sz w:val="20"/>
            <w:szCs w:val="20"/>
            <w:lang w:val="en-US"/>
          </w:rPr>
          <w:delText>8</w:delText>
        </w:r>
        <w:r w:rsidR="44B5FD1F" w:rsidRPr="1D411B95" w:rsidDel="003055E3">
          <w:rPr>
            <w:rFonts w:ascii="Times New Roman" w:eastAsia="Times New Roman" w:hAnsi="Times New Roman" w:cs="Times New Roman"/>
            <w:b/>
            <w:bCs/>
            <w:sz w:val="20"/>
            <w:szCs w:val="20"/>
            <w:lang w:val="en-US"/>
          </w:rPr>
          <w:delText>/2026</w:delText>
        </w:r>
      </w:del>
      <w:r w:rsidR="003055E3" w:rsidRPr="1D411B95">
        <w:rPr>
          <w:rFonts w:ascii="Times New Roman" w:eastAsia="Times New Roman" w:hAnsi="Times New Roman" w:cs="Times New Roman"/>
          <w:b/>
          <w:bCs/>
          <w:sz w:val="20"/>
          <w:szCs w:val="20"/>
          <w:lang w:val="en-US"/>
        </w:rPr>
        <w:t>08/2024 –</w:t>
      </w:r>
      <w:r w:rsidR="003055E3">
        <w:rPr>
          <w:rFonts w:ascii="Times New Roman" w:eastAsia="Times New Roman" w:hAnsi="Times New Roman" w:cs="Times New Roman"/>
          <w:b/>
          <w:bCs/>
          <w:sz w:val="20"/>
          <w:szCs w:val="20"/>
          <w:lang w:val="en-US"/>
        </w:rPr>
        <w:t xml:space="preserve"> </w:t>
      </w:r>
      <w:r w:rsidR="003055E3" w:rsidRPr="1D411B95">
        <w:rPr>
          <w:rFonts w:ascii="Times New Roman" w:eastAsia="Times New Roman" w:hAnsi="Times New Roman" w:cs="Times New Roman"/>
          <w:b/>
          <w:bCs/>
          <w:sz w:val="20"/>
          <w:szCs w:val="20"/>
          <w:lang w:val="en-US"/>
        </w:rPr>
        <w:t>0</w:t>
      </w:r>
      <w:r w:rsidR="003055E3">
        <w:rPr>
          <w:rFonts w:ascii="Times New Roman" w:eastAsia="Times New Roman" w:hAnsi="Times New Roman" w:cs="Times New Roman"/>
          <w:b/>
          <w:bCs/>
          <w:sz w:val="20"/>
          <w:szCs w:val="20"/>
          <w:lang w:val="en-US"/>
        </w:rPr>
        <w:t>8</w:t>
      </w:r>
      <w:r w:rsidR="003055E3" w:rsidRPr="1D411B95">
        <w:rPr>
          <w:rFonts w:ascii="Times New Roman" w:eastAsia="Times New Roman" w:hAnsi="Times New Roman" w:cs="Times New Roman"/>
          <w:b/>
          <w:bCs/>
          <w:sz w:val="20"/>
          <w:szCs w:val="20"/>
          <w:lang w:val="en-US"/>
        </w:rPr>
        <w:t>/2026</w:t>
      </w:r>
    </w:p>
    <w:p w14:paraId="10D55C50" w14:textId="4848F393" w:rsidR="000962C7" w:rsidRPr="005677CA" w:rsidRDefault="6F53713E" w:rsidP="00E72CC0">
      <w:pPr>
        <w:spacing w:line="240" w:lineRule="auto"/>
        <w:rPr>
          <w:rFonts w:ascii="Times New Roman" w:eastAsia="Times New Roman" w:hAnsi="Times New Roman" w:cs="Times New Roman"/>
          <w:b/>
          <w:bCs/>
          <w:sz w:val="20"/>
          <w:szCs w:val="20"/>
          <w:lang w:val="en-US"/>
        </w:rPr>
      </w:pPr>
      <w:r w:rsidRPr="0D2DE148">
        <w:rPr>
          <w:rFonts w:ascii="Times New Roman" w:eastAsia="Times New Roman" w:hAnsi="Times New Roman" w:cs="Times New Roman"/>
          <w:b/>
          <w:bCs/>
          <w:sz w:val="20"/>
          <w:szCs w:val="20"/>
          <w:lang w:val="en-US"/>
        </w:rPr>
        <w:t xml:space="preserve">Master of Science in International Business </w:t>
      </w:r>
      <w:r w:rsidR="23DF49A6">
        <w:tab/>
      </w:r>
      <w:r w:rsidR="23DF49A6">
        <w:tab/>
      </w:r>
      <w:r w:rsidR="23DF49A6">
        <w:tab/>
      </w:r>
      <w:r w:rsidR="23DF49A6">
        <w:tab/>
      </w:r>
    </w:p>
    <w:p w14:paraId="649632A3" w14:textId="46063248" w:rsidR="00F15808" w:rsidRPr="00F15808" w:rsidRDefault="79F6DEA7" w:rsidP="00E72CC0">
      <w:pPr>
        <w:spacing w:line="240" w:lineRule="auto"/>
        <w:rPr>
          <w:rFonts w:ascii="Times New Roman" w:eastAsia="Times New Roman" w:hAnsi="Times New Roman" w:cs="Times New Roman"/>
          <w:sz w:val="20"/>
          <w:szCs w:val="20"/>
          <w:lang w:val="en-US"/>
        </w:rPr>
      </w:pPr>
      <w:r w:rsidRPr="00EA1615">
        <w:rPr>
          <w:rFonts w:ascii="Times New Roman" w:eastAsia="Times New Roman" w:hAnsi="Times New Roman" w:cs="Times New Roman"/>
          <w:sz w:val="20"/>
          <w:szCs w:val="20"/>
          <w:lang w:val="en-US"/>
        </w:rPr>
        <w:t>Relevant Courses: International Strategy</w:t>
      </w:r>
      <w:ins w:id="17" w:author="Kingston, Judith" w:date="2026-02-04T16:01:00Z" w16du:dateUtc="2026-02-04T15:01:00Z">
        <w:r w:rsidR="00694BFE" w:rsidRPr="00EA1615">
          <w:rPr>
            <w:rFonts w:ascii="Times New Roman" w:eastAsia="Times New Roman" w:hAnsi="Times New Roman" w:cs="Times New Roman"/>
            <w:sz w:val="20"/>
            <w:szCs w:val="20"/>
            <w:lang w:val="en-US"/>
          </w:rPr>
          <w:t>,</w:t>
        </w:r>
      </w:ins>
      <w:del w:id="18" w:author="Kingston, Judith" w:date="2026-02-04T16:01:00Z" w16du:dateUtc="2026-02-04T15:01:00Z">
        <w:r w:rsidR="000D143A" w:rsidRPr="00EA1615" w:rsidDel="00694BFE">
          <w:rPr>
            <w:rFonts w:ascii="Times New Roman" w:eastAsia="Times New Roman" w:hAnsi="Times New Roman" w:cs="Times New Roman"/>
            <w:sz w:val="20"/>
            <w:szCs w:val="20"/>
            <w:lang w:val="en-US"/>
          </w:rPr>
          <w:delText>;</w:delText>
        </w:r>
      </w:del>
      <w:r w:rsidR="00117579" w:rsidRPr="00EA1615">
        <w:rPr>
          <w:rFonts w:ascii="Times New Roman" w:eastAsia="Times New Roman" w:hAnsi="Times New Roman" w:cs="Times New Roman"/>
          <w:sz w:val="20"/>
          <w:szCs w:val="20"/>
          <w:lang w:val="en-US"/>
        </w:rPr>
        <w:t xml:space="preserve"> </w:t>
      </w:r>
      <w:r w:rsidRPr="00EA1615">
        <w:rPr>
          <w:rFonts w:ascii="Times New Roman" w:eastAsia="Times New Roman" w:hAnsi="Times New Roman" w:cs="Times New Roman"/>
          <w:sz w:val="20"/>
          <w:szCs w:val="20"/>
          <w:lang w:val="en-US"/>
        </w:rPr>
        <w:t>Data Analytics</w:t>
      </w:r>
      <w:ins w:id="19" w:author="Kingston, Judith" w:date="2026-02-04T16:01:00Z" w16du:dateUtc="2026-02-04T15:01:00Z">
        <w:r w:rsidR="00694BFE" w:rsidRPr="00EA1615">
          <w:rPr>
            <w:rFonts w:ascii="Times New Roman" w:eastAsia="Times New Roman" w:hAnsi="Times New Roman" w:cs="Times New Roman"/>
            <w:sz w:val="20"/>
            <w:szCs w:val="20"/>
            <w:lang w:val="en-US"/>
          </w:rPr>
          <w:t>,</w:t>
        </w:r>
      </w:ins>
      <w:del w:id="20" w:author="Kingston, Judith" w:date="2026-02-04T16:01:00Z" w16du:dateUtc="2026-02-04T15:01:00Z">
        <w:r w:rsidR="000D143A" w:rsidRPr="00EA1615" w:rsidDel="00694BFE">
          <w:rPr>
            <w:rFonts w:ascii="Times New Roman" w:eastAsia="Times New Roman" w:hAnsi="Times New Roman" w:cs="Times New Roman"/>
            <w:sz w:val="20"/>
            <w:szCs w:val="20"/>
            <w:lang w:val="en-US"/>
          </w:rPr>
          <w:delText>;</w:delText>
        </w:r>
      </w:del>
      <w:r w:rsidR="000D143A" w:rsidRPr="00EA1615">
        <w:rPr>
          <w:rFonts w:ascii="Times New Roman" w:eastAsia="Times New Roman" w:hAnsi="Times New Roman" w:cs="Times New Roman"/>
          <w:sz w:val="20"/>
          <w:szCs w:val="20"/>
          <w:lang w:val="en-US"/>
        </w:rPr>
        <w:t xml:space="preserve"> </w:t>
      </w:r>
      <w:r w:rsidRPr="00EA1615">
        <w:rPr>
          <w:rFonts w:ascii="Times New Roman" w:eastAsia="Times New Roman" w:hAnsi="Times New Roman" w:cs="Times New Roman"/>
          <w:sz w:val="20"/>
          <w:szCs w:val="20"/>
          <w:lang w:val="en-US"/>
        </w:rPr>
        <w:t>Managerial Economics</w:t>
      </w:r>
      <w:ins w:id="21" w:author="Kingston, Judith" w:date="2026-02-04T16:01:00Z" w16du:dateUtc="2026-02-04T15:01:00Z">
        <w:r w:rsidR="00694BFE" w:rsidRPr="00EA1615">
          <w:rPr>
            <w:rFonts w:ascii="Times New Roman" w:eastAsia="Times New Roman" w:hAnsi="Times New Roman" w:cs="Times New Roman"/>
            <w:sz w:val="20"/>
            <w:szCs w:val="20"/>
            <w:lang w:val="en-US"/>
          </w:rPr>
          <w:t>,</w:t>
        </w:r>
      </w:ins>
      <w:del w:id="22" w:author="Kingston, Judith" w:date="2026-02-04T16:01:00Z" w16du:dateUtc="2026-02-04T15:01:00Z">
        <w:r w:rsidR="00117579" w:rsidRPr="00EA1615" w:rsidDel="00694BFE">
          <w:rPr>
            <w:rFonts w:ascii="Times New Roman" w:eastAsia="Times New Roman" w:hAnsi="Times New Roman" w:cs="Times New Roman"/>
            <w:sz w:val="20"/>
            <w:szCs w:val="20"/>
            <w:lang w:val="en-US"/>
          </w:rPr>
          <w:delText>;</w:delText>
        </w:r>
      </w:del>
      <w:r w:rsidR="00117579" w:rsidRPr="00EA1615">
        <w:rPr>
          <w:rFonts w:ascii="Times New Roman" w:eastAsia="Times New Roman" w:hAnsi="Times New Roman" w:cs="Times New Roman"/>
          <w:sz w:val="20"/>
          <w:szCs w:val="20"/>
          <w:lang w:val="en-US"/>
        </w:rPr>
        <w:t xml:space="preserve"> </w:t>
      </w:r>
      <w:r w:rsidRPr="00EA1615">
        <w:rPr>
          <w:rFonts w:ascii="Times New Roman" w:eastAsia="Times New Roman" w:hAnsi="Times New Roman" w:cs="Times New Roman"/>
          <w:sz w:val="20"/>
          <w:szCs w:val="20"/>
          <w:lang w:val="en-US"/>
        </w:rPr>
        <w:t>Strategic Marketing</w:t>
      </w:r>
      <w:ins w:id="23" w:author="Kingston, Judith" w:date="2026-02-04T16:01:00Z" w16du:dateUtc="2026-02-04T15:01:00Z">
        <w:r w:rsidR="00694BFE" w:rsidRPr="00EA1615">
          <w:rPr>
            <w:rFonts w:ascii="Times New Roman" w:eastAsia="Times New Roman" w:hAnsi="Times New Roman" w:cs="Times New Roman"/>
            <w:sz w:val="20"/>
            <w:szCs w:val="20"/>
            <w:lang w:val="en-US"/>
          </w:rPr>
          <w:t>,</w:t>
        </w:r>
      </w:ins>
      <w:del w:id="24" w:author="Kingston, Judith" w:date="2026-02-04T16:01:00Z" w16du:dateUtc="2026-02-04T15:01:00Z">
        <w:r w:rsidR="00117579" w:rsidRPr="00EA1615" w:rsidDel="00694BFE">
          <w:rPr>
            <w:rFonts w:ascii="Times New Roman" w:eastAsia="Times New Roman" w:hAnsi="Times New Roman" w:cs="Times New Roman"/>
            <w:sz w:val="20"/>
            <w:szCs w:val="20"/>
            <w:lang w:val="en-US"/>
          </w:rPr>
          <w:delText>;</w:delText>
        </w:r>
      </w:del>
      <w:r w:rsidR="00117579" w:rsidRPr="00EA1615">
        <w:rPr>
          <w:rFonts w:ascii="Times New Roman" w:eastAsia="Times New Roman" w:hAnsi="Times New Roman" w:cs="Times New Roman"/>
          <w:sz w:val="20"/>
          <w:szCs w:val="20"/>
          <w:lang w:val="en-US"/>
        </w:rPr>
        <w:t xml:space="preserve"> </w:t>
      </w:r>
      <w:r w:rsidR="459B52B9" w:rsidRPr="00EA1615">
        <w:rPr>
          <w:rFonts w:ascii="Times New Roman" w:eastAsia="Times New Roman" w:hAnsi="Times New Roman" w:cs="Times New Roman"/>
          <w:sz w:val="20"/>
          <w:szCs w:val="20"/>
          <w:lang w:val="en-US"/>
        </w:rPr>
        <w:t>Negotiation</w:t>
      </w:r>
      <w:r w:rsidR="23DF49A6">
        <w:tab/>
      </w:r>
    </w:p>
    <w:p w14:paraId="1BE304F8" w14:textId="277373D4" w:rsidR="00360A27" w:rsidRPr="005677CA" w:rsidRDefault="00360A27" w:rsidP="00AE5C60">
      <w:pPr>
        <w:spacing w:before="120" w:line="240" w:lineRule="auto"/>
        <w:ind w:right="-59"/>
        <w:jc w:val="center"/>
        <w:rPr>
          <w:rFonts w:ascii="Times New Roman" w:eastAsia="Times New Roman" w:hAnsi="Times New Roman" w:cs="Times New Roman"/>
          <w:b/>
          <w:bCs/>
          <w:sz w:val="20"/>
          <w:szCs w:val="20"/>
          <w:lang w:val="en-US"/>
        </w:rPr>
      </w:pPr>
      <w:r>
        <w:rPr>
          <w:rFonts w:ascii="Times New Roman" w:eastAsia="Times New Roman" w:hAnsi="Times New Roman" w:cs="Times New Roman"/>
          <w:b/>
          <w:bCs/>
          <w:sz w:val="20"/>
          <w:szCs w:val="20"/>
          <w:lang w:val="en-US"/>
        </w:rPr>
        <w:t>Indian Ins</w:t>
      </w:r>
      <w:r w:rsidRPr="1D411B95">
        <w:rPr>
          <w:rFonts w:ascii="Times New Roman" w:eastAsia="Times New Roman" w:hAnsi="Times New Roman" w:cs="Times New Roman"/>
          <w:b/>
          <w:bCs/>
          <w:sz w:val="20"/>
          <w:szCs w:val="20"/>
          <w:lang w:val="en-US"/>
        </w:rPr>
        <w:t>t</w:t>
      </w:r>
      <w:r>
        <w:rPr>
          <w:rFonts w:ascii="Times New Roman" w:eastAsia="Times New Roman" w:hAnsi="Times New Roman" w:cs="Times New Roman"/>
          <w:b/>
          <w:bCs/>
          <w:sz w:val="20"/>
          <w:szCs w:val="20"/>
          <w:lang w:val="en-US"/>
        </w:rPr>
        <w:t>itute of Management</w:t>
      </w:r>
      <w:r w:rsidRPr="1D411B95">
        <w:rPr>
          <w:rFonts w:ascii="Times New Roman" w:eastAsia="Times New Roman" w:hAnsi="Times New Roman" w:cs="Times New Roman"/>
          <w:b/>
          <w:bCs/>
          <w:sz w:val="20"/>
          <w:szCs w:val="20"/>
          <w:lang w:val="en-US"/>
        </w:rPr>
        <w:t xml:space="preserve">, </w:t>
      </w:r>
      <w:r>
        <w:rPr>
          <w:rFonts w:ascii="Times New Roman" w:eastAsia="Times New Roman" w:hAnsi="Times New Roman" w:cs="Times New Roman"/>
          <w:sz w:val="20"/>
          <w:szCs w:val="20"/>
          <w:lang w:val="en-US"/>
        </w:rPr>
        <w:t>Kolkata</w:t>
      </w:r>
      <w:r w:rsidRPr="1D411B95">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India</w:t>
      </w:r>
      <w:r w:rsidRPr="1D411B95">
        <w:rPr>
          <w:rFonts w:ascii="Times New Roman" w:eastAsia="Times New Roman" w:hAnsi="Times New Roman" w:cs="Times New Roman"/>
          <w:b/>
          <w:bCs/>
          <w:sz w:val="20"/>
          <w:szCs w:val="20"/>
          <w:lang w:val="en-US"/>
        </w:rPr>
        <w:t xml:space="preserve">                         </w:t>
      </w:r>
      <w:del w:id="25" w:author="Kingston, Judith" w:date="2026-02-04T15:58:00Z" w16du:dateUtc="2026-02-04T14:58:00Z">
        <w:r w:rsidDel="00D44ED7">
          <w:tab/>
        </w:r>
        <w:r w:rsidDel="0037495F">
          <w:tab/>
        </w:r>
        <w:r w:rsidRPr="1D411B95" w:rsidDel="0037495F">
          <w:rPr>
            <w:rFonts w:ascii="Times New Roman" w:eastAsia="Times New Roman" w:hAnsi="Times New Roman" w:cs="Times New Roman"/>
            <w:b/>
            <w:bCs/>
            <w:sz w:val="20"/>
            <w:szCs w:val="20"/>
            <w:lang w:val="en-US"/>
          </w:rPr>
          <w:delText xml:space="preserve">    </w:delText>
        </w:r>
      </w:del>
      <w:r w:rsidRPr="1D411B95">
        <w:rPr>
          <w:rFonts w:ascii="Times New Roman" w:eastAsia="Times New Roman" w:hAnsi="Times New Roman" w:cs="Times New Roman"/>
          <w:b/>
          <w:bCs/>
          <w:sz w:val="20"/>
          <w:szCs w:val="20"/>
          <w:lang w:val="en-US"/>
        </w:rPr>
        <w:t xml:space="preserve">          </w:t>
      </w:r>
      <w:r>
        <w:tab/>
      </w:r>
      <w:r w:rsidRPr="1D411B95">
        <w:rPr>
          <w:rFonts w:ascii="Times New Roman" w:eastAsia="Times New Roman" w:hAnsi="Times New Roman" w:cs="Times New Roman"/>
          <w:b/>
          <w:bCs/>
          <w:sz w:val="20"/>
          <w:szCs w:val="20"/>
          <w:lang w:val="en-US"/>
        </w:rPr>
        <w:t xml:space="preserve">           </w:t>
      </w:r>
      <w:r>
        <w:rPr>
          <w:rFonts w:ascii="Times New Roman" w:eastAsia="Times New Roman" w:hAnsi="Times New Roman" w:cs="Times New Roman"/>
          <w:b/>
          <w:bCs/>
          <w:sz w:val="20"/>
          <w:szCs w:val="20"/>
          <w:lang w:val="en-US"/>
        </w:rPr>
        <w:t xml:space="preserve"> </w:t>
      </w:r>
      <w:r>
        <w:rPr>
          <w:rFonts w:ascii="Times New Roman" w:eastAsia="Times New Roman" w:hAnsi="Times New Roman" w:cs="Times New Roman"/>
          <w:b/>
          <w:bCs/>
          <w:sz w:val="20"/>
          <w:szCs w:val="20"/>
          <w:lang w:val="en-US"/>
        </w:rPr>
        <w:tab/>
      </w:r>
      <w:r>
        <w:rPr>
          <w:rFonts w:ascii="Times New Roman" w:eastAsia="Times New Roman" w:hAnsi="Times New Roman" w:cs="Times New Roman"/>
          <w:b/>
          <w:bCs/>
          <w:sz w:val="20"/>
          <w:szCs w:val="20"/>
          <w:lang w:val="en-US"/>
        </w:rPr>
        <w:tab/>
        <w:t xml:space="preserve">            </w:t>
      </w:r>
      <w:r w:rsidR="00EA1615">
        <w:rPr>
          <w:rFonts w:ascii="Times New Roman" w:eastAsia="Times New Roman" w:hAnsi="Times New Roman" w:cs="Times New Roman"/>
          <w:b/>
          <w:bCs/>
          <w:sz w:val="20"/>
          <w:szCs w:val="20"/>
          <w:lang w:val="en-US"/>
        </w:rPr>
        <w:t xml:space="preserve">           </w:t>
      </w:r>
      <w:r w:rsidR="00AE5C60">
        <w:rPr>
          <w:rFonts w:ascii="Times New Roman" w:eastAsia="Times New Roman" w:hAnsi="Times New Roman" w:cs="Times New Roman"/>
          <w:b/>
          <w:bCs/>
          <w:sz w:val="20"/>
          <w:szCs w:val="20"/>
          <w:lang w:val="en-US"/>
        </w:rPr>
        <w:t xml:space="preserve"> </w:t>
      </w:r>
      <w:r w:rsidRPr="1D411B95">
        <w:rPr>
          <w:rFonts w:ascii="Times New Roman" w:eastAsia="Times New Roman" w:hAnsi="Times New Roman" w:cs="Times New Roman"/>
          <w:b/>
          <w:bCs/>
          <w:sz w:val="20"/>
          <w:szCs w:val="20"/>
          <w:lang w:val="en-US"/>
        </w:rPr>
        <w:t>08/202</w:t>
      </w:r>
      <w:r>
        <w:rPr>
          <w:rFonts w:ascii="Times New Roman" w:eastAsia="Times New Roman" w:hAnsi="Times New Roman" w:cs="Times New Roman"/>
          <w:b/>
          <w:bCs/>
          <w:sz w:val="20"/>
          <w:szCs w:val="20"/>
          <w:lang w:val="en-US"/>
        </w:rPr>
        <w:t xml:space="preserve">5 </w:t>
      </w:r>
      <w:r w:rsidRPr="1D411B95">
        <w:rPr>
          <w:rFonts w:ascii="Times New Roman" w:eastAsia="Times New Roman" w:hAnsi="Times New Roman" w:cs="Times New Roman"/>
          <w:b/>
          <w:bCs/>
          <w:sz w:val="20"/>
          <w:szCs w:val="20"/>
          <w:lang w:val="en-US"/>
        </w:rPr>
        <w:t>–</w:t>
      </w:r>
      <w:r>
        <w:rPr>
          <w:rFonts w:ascii="Times New Roman" w:eastAsia="Times New Roman" w:hAnsi="Times New Roman" w:cs="Times New Roman"/>
          <w:b/>
          <w:bCs/>
          <w:sz w:val="20"/>
          <w:szCs w:val="20"/>
          <w:lang w:val="en-US"/>
        </w:rPr>
        <w:t xml:space="preserve"> 11</w:t>
      </w:r>
      <w:r w:rsidRPr="1D411B95">
        <w:rPr>
          <w:rFonts w:ascii="Times New Roman" w:eastAsia="Times New Roman" w:hAnsi="Times New Roman" w:cs="Times New Roman"/>
          <w:b/>
          <w:bCs/>
          <w:sz w:val="20"/>
          <w:szCs w:val="20"/>
          <w:lang w:val="en-US"/>
        </w:rPr>
        <w:t>/202</w:t>
      </w:r>
      <w:r>
        <w:rPr>
          <w:rFonts w:ascii="Times New Roman" w:eastAsia="Times New Roman" w:hAnsi="Times New Roman" w:cs="Times New Roman"/>
          <w:b/>
          <w:bCs/>
          <w:sz w:val="20"/>
          <w:szCs w:val="20"/>
          <w:lang w:val="en-US"/>
        </w:rPr>
        <w:t>5</w:t>
      </w:r>
    </w:p>
    <w:p w14:paraId="6F42608D" w14:textId="39D034F9" w:rsidR="00360A27" w:rsidRPr="005677CA" w:rsidRDefault="00360A27" w:rsidP="00E72CC0">
      <w:pPr>
        <w:spacing w:line="240" w:lineRule="auto"/>
        <w:rPr>
          <w:rFonts w:ascii="Times New Roman" w:eastAsia="Times New Roman" w:hAnsi="Times New Roman" w:cs="Times New Roman"/>
          <w:b/>
          <w:bCs/>
          <w:sz w:val="20"/>
          <w:szCs w:val="20"/>
          <w:lang w:val="en-US"/>
        </w:rPr>
      </w:pPr>
      <w:r w:rsidRPr="0D2DE148">
        <w:rPr>
          <w:rFonts w:ascii="Times New Roman" w:eastAsia="Times New Roman" w:hAnsi="Times New Roman" w:cs="Times New Roman"/>
          <w:b/>
          <w:bCs/>
          <w:sz w:val="20"/>
          <w:szCs w:val="20"/>
          <w:lang w:val="en-US"/>
        </w:rPr>
        <w:t xml:space="preserve">Master of </w:t>
      </w:r>
      <w:r>
        <w:rPr>
          <w:rFonts w:ascii="Times New Roman" w:eastAsia="Times New Roman" w:hAnsi="Times New Roman" w:cs="Times New Roman"/>
          <w:b/>
          <w:bCs/>
          <w:sz w:val="20"/>
          <w:szCs w:val="20"/>
          <w:lang w:val="en-US"/>
        </w:rPr>
        <w:t xml:space="preserve">Business Administration </w:t>
      </w:r>
      <w:ins w:id="26" w:author="Kingston, Judith" w:date="2026-02-04T16:00:00Z" w16du:dateUtc="2026-02-04T15:00:00Z">
        <w:r w:rsidR="00FD5733">
          <w:rPr>
            <w:rFonts w:ascii="Times New Roman" w:eastAsia="Times New Roman" w:hAnsi="Times New Roman" w:cs="Times New Roman"/>
            <w:b/>
            <w:bCs/>
            <w:sz w:val="20"/>
            <w:szCs w:val="20"/>
            <w:lang w:val="en-US"/>
          </w:rPr>
          <w:t xml:space="preserve">Program </w:t>
        </w:r>
      </w:ins>
      <w:r>
        <w:rPr>
          <w:rFonts w:ascii="Times New Roman" w:eastAsia="Times New Roman" w:hAnsi="Times New Roman" w:cs="Times New Roman"/>
          <w:b/>
          <w:bCs/>
          <w:sz w:val="20"/>
          <w:szCs w:val="20"/>
          <w:lang w:val="en-US"/>
        </w:rPr>
        <w:t>– Exchange semester</w:t>
      </w:r>
      <w:r>
        <w:tab/>
      </w:r>
      <w:r>
        <w:tab/>
      </w:r>
      <w:r>
        <w:tab/>
      </w:r>
      <w:r>
        <w:tab/>
      </w:r>
    </w:p>
    <w:p w14:paraId="17677716" w14:textId="2720E715" w:rsidR="00360A27" w:rsidRDefault="00360A27" w:rsidP="00E72CC0">
      <w:pPr>
        <w:spacing w:line="240" w:lineRule="auto"/>
        <w:rPr>
          <w:rFonts w:ascii="Times New Roman" w:eastAsia="Times New Roman" w:hAnsi="Times New Roman" w:cs="Times New Roman"/>
          <w:b/>
          <w:bCs/>
          <w:sz w:val="20"/>
          <w:szCs w:val="20"/>
          <w:lang w:val="en-US"/>
        </w:rPr>
      </w:pPr>
      <w:r w:rsidRPr="00EA1615">
        <w:rPr>
          <w:rFonts w:ascii="Times New Roman" w:eastAsia="Times New Roman" w:hAnsi="Times New Roman" w:cs="Times New Roman"/>
          <w:sz w:val="20"/>
          <w:szCs w:val="20"/>
          <w:lang w:val="en-US"/>
        </w:rPr>
        <w:t>Relevant Courses</w:t>
      </w:r>
      <w:r w:rsidRPr="313C3E3E">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Consumer Behavior</w:t>
      </w:r>
      <w:del w:id="27" w:author="Kingston, Judith" w:date="2026-02-04T16:00:00Z" w16du:dateUtc="2026-02-04T15:00:00Z">
        <w:r w:rsidR="00117579" w:rsidDel="00AA0518">
          <w:rPr>
            <w:rFonts w:ascii="Times New Roman" w:eastAsia="Times New Roman" w:hAnsi="Times New Roman" w:cs="Times New Roman"/>
            <w:sz w:val="20"/>
            <w:szCs w:val="20"/>
            <w:lang w:val="en-US"/>
          </w:rPr>
          <w:delText>;</w:delText>
        </w:r>
      </w:del>
      <w:ins w:id="28" w:author="Kingston, Judith" w:date="2026-02-04T16:00:00Z" w16du:dateUtc="2026-02-04T15:00:00Z">
        <w:r w:rsidR="00AA0518">
          <w:rPr>
            <w:rFonts w:ascii="Times New Roman" w:eastAsia="Times New Roman" w:hAnsi="Times New Roman" w:cs="Times New Roman"/>
            <w:sz w:val="20"/>
            <w:szCs w:val="20"/>
            <w:lang w:val="en-US"/>
          </w:rPr>
          <w:t>,</w:t>
        </w:r>
      </w:ins>
      <w:r w:rsidR="00117579">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Managing Retailing</w:t>
      </w:r>
      <w:ins w:id="29" w:author="Kingston, Judith" w:date="2026-02-04T16:00:00Z" w16du:dateUtc="2026-02-04T15:00:00Z">
        <w:r w:rsidR="00AA0518">
          <w:rPr>
            <w:rFonts w:ascii="Times New Roman" w:eastAsia="Times New Roman" w:hAnsi="Times New Roman" w:cs="Times New Roman"/>
            <w:sz w:val="20"/>
            <w:szCs w:val="20"/>
            <w:lang w:val="en-US"/>
          </w:rPr>
          <w:t>,</w:t>
        </w:r>
      </w:ins>
      <w:del w:id="30" w:author="Kingston, Judith" w:date="2026-02-04T16:00:00Z" w16du:dateUtc="2026-02-04T15:00:00Z">
        <w:r w:rsidR="00117579" w:rsidDel="00AA0518">
          <w:rPr>
            <w:rFonts w:ascii="Times New Roman" w:eastAsia="Times New Roman" w:hAnsi="Times New Roman" w:cs="Times New Roman"/>
            <w:sz w:val="20"/>
            <w:szCs w:val="20"/>
            <w:lang w:val="en-US"/>
          </w:rPr>
          <w:delText>;</w:delText>
        </w:r>
      </w:del>
      <w:r w:rsidR="00117579">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Country Risk Analysis</w:t>
      </w:r>
      <w:ins w:id="31" w:author="Kingston, Judith" w:date="2026-02-04T16:00:00Z" w16du:dateUtc="2026-02-04T15:00:00Z">
        <w:r w:rsidR="00AA0518">
          <w:rPr>
            <w:rFonts w:ascii="Times New Roman" w:eastAsia="Times New Roman" w:hAnsi="Times New Roman" w:cs="Times New Roman"/>
            <w:sz w:val="20"/>
            <w:szCs w:val="20"/>
            <w:lang w:val="en-US"/>
          </w:rPr>
          <w:t>,</w:t>
        </w:r>
      </w:ins>
      <w:del w:id="32" w:author="Kingston, Judith" w:date="2026-02-04T16:00:00Z" w16du:dateUtc="2026-02-04T15:00:00Z">
        <w:r w:rsidR="00117579" w:rsidDel="00AA0518">
          <w:rPr>
            <w:rFonts w:ascii="Times New Roman" w:eastAsia="Times New Roman" w:hAnsi="Times New Roman" w:cs="Times New Roman"/>
            <w:sz w:val="20"/>
            <w:szCs w:val="20"/>
            <w:lang w:val="en-US"/>
          </w:rPr>
          <w:delText>;</w:delText>
        </w:r>
      </w:del>
      <w:r w:rsidR="00117579">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 xml:space="preserve">Industry Analysis, Strategy and Performance </w:t>
      </w:r>
    </w:p>
    <w:p w14:paraId="00000008" w14:textId="2234FF8C" w:rsidR="00B65EAA" w:rsidRPr="005677CA" w:rsidRDefault="79F6DEA7" w:rsidP="00EA1615">
      <w:pPr>
        <w:spacing w:before="120" w:line="240" w:lineRule="auto"/>
        <w:ind w:right="-59"/>
        <w:rPr>
          <w:rFonts w:ascii="Times New Roman" w:eastAsia="Times New Roman" w:hAnsi="Times New Roman" w:cs="Times New Roman"/>
          <w:b/>
          <w:bCs/>
          <w:sz w:val="20"/>
          <w:szCs w:val="20"/>
        </w:rPr>
      </w:pPr>
      <w:r w:rsidRPr="1D411B95">
        <w:rPr>
          <w:rFonts w:ascii="Times New Roman" w:eastAsia="Times New Roman" w:hAnsi="Times New Roman" w:cs="Times New Roman"/>
          <w:b/>
          <w:bCs/>
          <w:sz w:val="20"/>
          <w:szCs w:val="20"/>
          <w:lang w:val="en-US"/>
        </w:rPr>
        <w:t>Jain University</w:t>
      </w:r>
      <w:r w:rsidR="0F25BAC5" w:rsidRPr="1D411B95">
        <w:rPr>
          <w:rFonts w:ascii="Times New Roman" w:eastAsia="Times New Roman" w:hAnsi="Times New Roman" w:cs="Times New Roman"/>
          <w:b/>
          <w:bCs/>
          <w:sz w:val="20"/>
          <w:szCs w:val="20"/>
          <w:lang w:val="en-US"/>
        </w:rPr>
        <w:t>,</w:t>
      </w:r>
      <w:r w:rsidRPr="1D411B95">
        <w:rPr>
          <w:rFonts w:ascii="Times New Roman" w:eastAsia="Times New Roman" w:hAnsi="Times New Roman" w:cs="Times New Roman"/>
          <w:b/>
          <w:bCs/>
          <w:sz w:val="20"/>
          <w:szCs w:val="20"/>
          <w:lang w:val="en-US"/>
        </w:rPr>
        <w:t xml:space="preserve"> </w:t>
      </w:r>
      <w:r w:rsidRPr="1D411B95">
        <w:rPr>
          <w:rFonts w:ascii="Times New Roman" w:eastAsia="Times New Roman" w:hAnsi="Times New Roman" w:cs="Times New Roman"/>
          <w:sz w:val="20"/>
          <w:szCs w:val="20"/>
          <w:lang w:val="en-US"/>
        </w:rPr>
        <w:t>Bangalore, India</w:t>
      </w:r>
      <w:r w:rsidR="23DF49A6">
        <w:tab/>
      </w:r>
      <w:r w:rsidR="23DF49A6">
        <w:tab/>
      </w:r>
      <w:r w:rsidR="23DF49A6">
        <w:tab/>
      </w:r>
      <w:r w:rsidR="23DF49A6">
        <w:tab/>
      </w:r>
      <w:r w:rsidR="23DF49A6">
        <w:tab/>
      </w:r>
      <w:del w:id="33" w:author="Kingston, Judith" w:date="2026-02-04T15:58:00Z" w16du:dateUtc="2026-02-04T14:58:00Z">
        <w:r w:rsidR="23DF49A6" w:rsidDel="00D44ED7">
          <w:tab/>
        </w:r>
        <w:r w:rsidR="23DF49A6" w:rsidDel="00D44ED7">
          <w:tab/>
        </w:r>
      </w:del>
      <w:r w:rsidR="552DCF08" w:rsidRPr="1D411B95">
        <w:rPr>
          <w:rFonts w:ascii="Times New Roman" w:eastAsia="Times New Roman" w:hAnsi="Times New Roman" w:cs="Times New Roman"/>
          <w:b/>
          <w:bCs/>
          <w:sz w:val="20"/>
          <w:szCs w:val="20"/>
          <w:lang w:val="en-US"/>
        </w:rPr>
        <w:t xml:space="preserve">          </w:t>
      </w:r>
      <w:r w:rsidR="1B61BBAB" w:rsidRPr="1D411B95">
        <w:rPr>
          <w:rFonts w:ascii="Times New Roman" w:eastAsia="Times New Roman" w:hAnsi="Times New Roman" w:cs="Times New Roman"/>
          <w:b/>
          <w:bCs/>
          <w:sz w:val="20"/>
          <w:szCs w:val="20"/>
          <w:lang w:val="en-US"/>
        </w:rPr>
        <w:t xml:space="preserve">           </w:t>
      </w:r>
      <w:r w:rsidR="64E15943" w:rsidRPr="1D411B95">
        <w:rPr>
          <w:rFonts w:ascii="Times New Roman" w:eastAsia="Times New Roman" w:hAnsi="Times New Roman" w:cs="Times New Roman"/>
          <w:b/>
          <w:bCs/>
          <w:sz w:val="20"/>
          <w:szCs w:val="20"/>
          <w:lang w:val="en-US"/>
        </w:rPr>
        <w:t xml:space="preserve"> </w:t>
      </w:r>
      <w:r w:rsidR="1D094540" w:rsidRPr="1D411B95">
        <w:rPr>
          <w:rFonts w:ascii="Times New Roman" w:eastAsia="Times New Roman" w:hAnsi="Times New Roman" w:cs="Times New Roman"/>
          <w:b/>
          <w:bCs/>
          <w:sz w:val="20"/>
          <w:szCs w:val="20"/>
          <w:lang w:val="en-US"/>
        </w:rPr>
        <w:t xml:space="preserve">                  </w:t>
      </w:r>
      <w:r w:rsidR="003B6A36">
        <w:rPr>
          <w:rFonts w:ascii="Times New Roman" w:eastAsia="Times New Roman" w:hAnsi="Times New Roman" w:cs="Times New Roman"/>
          <w:b/>
          <w:bCs/>
          <w:sz w:val="20"/>
          <w:szCs w:val="20"/>
          <w:lang w:val="en-US"/>
        </w:rPr>
        <w:t xml:space="preserve"> </w:t>
      </w:r>
      <w:r w:rsidR="00EA1615">
        <w:rPr>
          <w:rFonts w:ascii="Times New Roman" w:eastAsia="Times New Roman" w:hAnsi="Times New Roman" w:cs="Times New Roman"/>
          <w:b/>
          <w:bCs/>
          <w:sz w:val="20"/>
          <w:szCs w:val="20"/>
          <w:lang w:val="en-US"/>
        </w:rPr>
        <w:t xml:space="preserve">            </w:t>
      </w:r>
      <w:r w:rsidR="2D417A07" w:rsidRPr="1D411B95">
        <w:rPr>
          <w:rFonts w:ascii="Times New Roman" w:eastAsia="Times New Roman" w:hAnsi="Times New Roman" w:cs="Times New Roman"/>
          <w:b/>
          <w:bCs/>
          <w:sz w:val="20"/>
          <w:szCs w:val="20"/>
          <w:lang w:val="en-US"/>
        </w:rPr>
        <w:t>08/</w:t>
      </w:r>
      <w:r w:rsidR="552DCF08" w:rsidRPr="1D411B95">
        <w:rPr>
          <w:rFonts w:ascii="Times New Roman" w:eastAsia="Times New Roman" w:hAnsi="Times New Roman" w:cs="Times New Roman"/>
          <w:b/>
          <w:bCs/>
          <w:sz w:val="20"/>
          <w:szCs w:val="20"/>
          <w:lang w:val="en-US"/>
        </w:rPr>
        <w:t>2020</w:t>
      </w:r>
      <w:r w:rsidR="65844497" w:rsidRPr="1D411B95">
        <w:rPr>
          <w:rFonts w:ascii="Times New Roman" w:eastAsia="Times New Roman" w:hAnsi="Times New Roman" w:cs="Times New Roman"/>
          <w:b/>
          <w:bCs/>
          <w:sz w:val="20"/>
          <w:szCs w:val="20"/>
          <w:lang w:val="en-US"/>
        </w:rPr>
        <w:t xml:space="preserve"> – </w:t>
      </w:r>
      <w:r w:rsidR="4C198412" w:rsidRPr="1D411B95">
        <w:rPr>
          <w:rFonts w:ascii="Times New Roman" w:eastAsia="Times New Roman" w:hAnsi="Times New Roman" w:cs="Times New Roman"/>
          <w:b/>
          <w:bCs/>
          <w:sz w:val="20"/>
          <w:szCs w:val="20"/>
          <w:lang w:val="en-US"/>
        </w:rPr>
        <w:t>06/</w:t>
      </w:r>
      <w:r w:rsidR="552DCF08" w:rsidRPr="1D411B95">
        <w:rPr>
          <w:rFonts w:ascii="Times New Roman" w:eastAsia="Times New Roman" w:hAnsi="Times New Roman" w:cs="Times New Roman"/>
          <w:b/>
          <w:bCs/>
          <w:sz w:val="20"/>
          <w:szCs w:val="20"/>
          <w:lang w:val="en-US"/>
        </w:rPr>
        <w:t>2021</w:t>
      </w:r>
      <w:r w:rsidR="23DF49A6">
        <w:br/>
      </w:r>
      <w:r w:rsidRPr="1D411B95">
        <w:rPr>
          <w:rFonts w:ascii="Times New Roman" w:eastAsia="Times New Roman" w:hAnsi="Times New Roman" w:cs="Times New Roman"/>
          <w:b/>
          <w:bCs/>
          <w:sz w:val="20"/>
          <w:szCs w:val="20"/>
          <w:lang w:val="en-US"/>
        </w:rPr>
        <w:t>P</w:t>
      </w:r>
      <w:r w:rsidR="7E84D197" w:rsidRPr="1D411B95">
        <w:rPr>
          <w:rFonts w:ascii="Times New Roman" w:eastAsia="Times New Roman" w:hAnsi="Times New Roman" w:cs="Times New Roman"/>
          <w:b/>
          <w:bCs/>
          <w:sz w:val="20"/>
          <w:szCs w:val="20"/>
          <w:lang w:val="en-US"/>
        </w:rPr>
        <w:t>ostgraduate</w:t>
      </w:r>
      <w:r w:rsidRPr="1D411B95">
        <w:rPr>
          <w:rFonts w:ascii="Times New Roman" w:eastAsia="Times New Roman" w:hAnsi="Times New Roman" w:cs="Times New Roman"/>
          <w:b/>
          <w:bCs/>
          <w:sz w:val="20"/>
          <w:szCs w:val="20"/>
          <w:lang w:val="en-US"/>
        </w:rPr>
        <w:t xml:space="preserve"> Diploma</w:t>
      </w:r>
      <w:r w:rsidR="7E84D197" w:rsidRPr="1D411B95">
        <w:rPr>
          <w:rFonts w:ascii="Times New Roman" w:eastAsia="Times New Roman" w:hAnsi="Times New Roman" w:cs="Times New Roman"/>
          <w:b/>
          <w:bCs/>
          <w:sz w:val="20"/>
          <w:szCs w:val="20"/>
          <w:lang w:val="en-US"/>
        </w:rPr>
        <w:t xml:space="preserve"> in</w:t>
      </w:r>
      <w:r w:rsidRPr="1D411B95">
        <w:rPr>
          <w:rFonts w:ascii="Times New Roman" w:eastAsia="Times New Roman" w:hAnsi="Times New Roman" w:cs="Times New Roman"/>
          <w:b/>
          <w:bCs/>
          <w:sz w:val="20"/>
          <w:szCs w:val="20"/>
          <w:lang w:val="en-US"/>
        </w:rPr>
        <w:t xml:space="preserve"> Counseling Psychology </w:t>
      </w:r>
      <w:r w:rsidR="23DF49A6">
        <w:tab/>
      </w:r>
      <w:r w:rsidR="23DF49A6">
        <w:tab/>
      </w:r>
      <w:r w:rsidR="23DF49A6">
        <w:tab/>
      </w:r>
      <w:r w:rsidR="23DF49A6">
        <w:tab/>
      </w:r>
      <w:r w:rsidR="23DF49A6">
        <w:tab/>
      </w:r>
      <w:r w:rsidRPr="1D411B95">
        <w:rPr>
          <w:rFonts w:ascii="Times New Roman" w:eastAsia="Times New Roman" w:hAnsi="Times New Roman" w:cs="Times New Roman"/>
          <w:b/>
          <w:bCs/>
          <w:sz w:val="20"/>
          <w:szCs w:val="20"/>
          <w:lang w:val="en-US"/>
        </w:rPr>
        <w:t xml:space="preserve">     </w:t>
      </w:r>
      <w:r w:rsidR="23DF49A6">
        <w:br/>
      </w:r>
      <w:r w:rsidRPr="00EA1615">
        <w:rPr>
          <w:rFonts w:ascii="Times New Roman" w:eastAsia="Times New Roman" w:hAnsi="Times New Roman" w:cs="Times New Roman"/>
          <w:sz w:val="20"/>
          <w:szCs w:val="20"/>
        </w:rPr>
        <w:t>Relevant Courses</w:t>
      </w:r>
      <w:r w:rsidRPr="1D411B95">
        <w:rPr>
          <w:rFonts w:ascii="Times New Roman" w:eastAsia="Times New Roman" w:hAnsi="Times New Roman" w:cs="Times New Roman"/>
          <w:sz w:val="20"/>
          <w:szCs w:val="20"/>
        </w:rPr>
        <w:t>: Organizational Behavior</w:t>
      </w:r>
      <w:ins w:id="34" w:author="Kingston, Judith" w:date="2026-02-04T16:31:00Z" w16du:dateUtc="2026-02-04T15:31:00Z">
        <w:r w:rsidR="00807FB2">
          <w:rPr>
            <w:rFonts w:ascii="Times New Roman" w:eastAsia="Times New Roman" w:hAnsi="Times New Roman" w:cs="Times New Roman"/>
            <w:sz w:val="20"/>
            <w:szCs w:val="20"/>
          </w:rPr>
          <w:t>,</w:t>
        </w:r>
      </w:ins>
      <w:del w:id="35" w:author="Kingston, Judith" w:date="2026-02-04T16:31:00Z" w16du:dateUtc="2026-02-04T15:31:00Z">
        <w:r w:rsidR="00117579" w:rsidDel="00807FB2">
          <w:rPr>
            <w:rFonts w:ascii="Times New Roman" w:eastAsia="Times New Roman" w:hAnsi="Times New Roman" w:cs="Times New Roman"/>
            <w:sz w:val="20"/>
            <w:szCs w:val="20"/>
          </w:rPr>
          <w:delText>;</w:delText>
        </w:r>
      </w:del>
      <w:r w:rsidRPr="1D411B95">
        <w:rPr>
          <w:rFonts w:ascii="Times New Roman" w:eastAsia="Times New Roman" w:hAnsi="Times New Roman" w:cs="Times New Roman"/>
          <w:sz w:val="20"/>
          <w:szCs w:val="20"/>
        </w:rPr>
        <w:t xml:space="preserve"> Strategic Communication</w:t>
      </w:r>
      <w:ins w:id="36" w:author="Kingston, Judith" w:date="2026-02-04T16:31:00Z" w16du:dateUtc="2026-02-04T15:31:00Z">
        <w:r w:rsidR="00807FB2">
          <w:rPr>
            <w:rFonts w:ascii="Times New Roman" w:eastAsia="Times New Roman" w:hAnsi="Times New Roman" w:cs="Times New Roman"/>
            <w:sz w:val="20"/>
            <w:szCs w:val="20"/>
          </w:rPr>
          <w:t>,</w:t>
        </w:r>
      </w:ins>
      <w:del w:id="37" w:author="Kingston, Judith" w:date="2026-02-04T16:31:00Z" w16du:dateUtc="2026-02-04T15:31:00Z">
        <w:r w:rsidR="00117579" w:rsidDel="00807FB2">
          <w:rPr>
            <w:rFonts w:ascii="Times New Roman" w:eastAsia="Times New Roman" w:hAnsi="Times New Roman" w:cs="Times New Roman"/>
            <w:sz w:val="20"/>
            <w:szCs w:val="20"/>
          </w:rPr>
          <w:delText>;</w:delText>
        </w:r>
      </w:del>
      <w:r w:rsidRPr="1D411B95">
        <w:rPr>
          <w:rFonts w:ascii="Times New Roman" w:eastAsia="Times New Roman" w:hAnsi="Times New Roman" w:cs="Times New Roman"/>
          <w:sz w:val="20"/>
          <w:szCs w:val="20"/>
        </w:rPr>
        <w:t xml:space="preserve"> Psychological Assessment</w:t>
      </w:r>
      <w:ins w:id="38" w:author="Kingston, Judith" w:date="2026-02-04T16:31:00Z" w16du:dateUtc="2026-02-04T15:31:00Z">
        <w:r w:rsidR="00807FB2">
          <w:rPr>
            <w:rFonts w:ascii="Times New Roman" w:eastAsia="Times New Roman" w:hAnsi="Times New Roman" w:cs="Times New Roman"/>
            <w:sz w:val="20"/>
            <w:szCs w:val="20"/>
          </w:rPr>
          <w:t>,</w:t>
        </w:r>
      </w:ins>
      <w:del w:id="39" w:author="Kingston, Judith" w:date="2026-02-04T16:31:00Z" w16du:dateUtc="2026-02-04T15:31:00Z">
        <w:r w:rsidR="00117579" w:rsidDel="00807FB2">
          <w:rPr>
            <w:rFonts w:ascii="Times New Roman" w:eastAsia="Times New Roman" w:hAnsi="Times New Roman" w:cs="Times New Roman"/>
            <w:sz w:val="20"/>
            <w:szCs w:val="20"/>
          </w:rPr>
          <w:delText>;</w:delText>
        </w:r>
      </w:del>
      <w:r w:rsidR="00117579">
        <w:rPr>
          <w:rFonts w:ascii="Times New Roman" w:eastAsia="Times New Roman" w:hAnsi="Times New Roman" w:cs="Times New Roman"/>
          <w:sz w:val="20"/>
          <w:szCs w:val="20"/>
        </w:rPr>
        <w:t xml:space="preserve"> </w:t>
      </w:r>
      <w:r w:rsidRPr="1D411B95">
        <w:rPr>
          <w:rFonts w:ascii="Times New Roman" w:eastAsia="Times New Roman" w:hAnsi="Times New Roman" w:cs="Times New Roman"/>
          <w:sz w:val="20"/>
          <w:szCs w:val="20"/>
        </w:rPr>
        <w:t xml:space="preserve">Ethics in Practice </w:t>
      </w:r>
    </w:p>
    <w:p w14:paraId="00000009" w14:textId="123C84F2" w:rsidR="00B65EAA" w:rsidRPr="005677CA" w:rsidRDefault="79F6DEA7" w:rsidP="00AE5C60">
      <w:pPr>
        <w:spacing w:before="120" w:line="240" w:lineRule="auto"/>
        <w:ind w:right="-59"/>
        <w:rPr>
          <w:rFonts w:ascii="Times New Roman" w:eastAsia="Times New Roman" w:hAnsi="Times New Roman" w:cs="Times New Roman"/>
          <w:sz w:val="20"/>
          <w:szCs w:val="20"/>
          <w:lang w:val="en-US"/>
        </w:rPr>
      </w:pPr>
      <w:r w:rsidRPr="1D411B95">
        <w:rPr>
          <w:rFonts w:ascii="Times New Roman" w:eastAsia="Times New Roman" w:hAnsi="Times New Roman" w:cs="Times New Roman"/>
          <w:b/>
          <w:bCs/>
          <w:sz w:val="20"/>
          <w:szCs w:val="20"/>
          <w:lang w:val="en-US"/>
        </w:rPr>
        <w:t xml:space="preserve">SASTRA </w:t>
      </w:r>
      <w:proofErr w:type="gramStart"/>
      <w:r w:rsidRPr="1D411B95">
        <w:rPr>
          <w:rFonts w:ascii="Times New Roman" w:eastAsia="Times New Roman" w:hAnsi="Times New Roman" w:cs="Times New Roman"/>
          <w:b/>
          <w:bCs/>
          <w:sz w:val="20"/>
          <w:szCs w:val="20"/>
          <w:lang w:val="en-US"/>
        </w:rPr>
        <w:t xml:space="preserve">University </w:t>
      </w:r>
      <w:r w:rsidR="44561767" w:rsidRPr="1D411B95">
        <w:rPr>
          <w:rFonts w:ascii="Times New Roman" w:eastAsia="Times New Roman" w:hAnsi="Times New Roman" w:cs="Times New Roman"/>
          <w:b/>
          <w:bCs/>
          <w:sz w:val="20"/>
          <w:szCs w:val="20"/>
          <w:lang w:val="en-US"/>
        </w:rPr>
        <w:t>,</w:t>
      </w:r>
      <w:proofErr w:type="gramEnd"/>
      <w:r w:rsidR="00AE5C60">
        <w:rPr>
          <w:rFonts w:ascii="Times New Roman" w:eastAsia="Times New Roman" w:hAnsi="Times New Roman" w:cs="Times New Roman"/>
          <w:b/>
          <w:bCs/>
          <w:sz w:val="20"/>
          <w:szCs w:val="20"/>
          <w:lang w:val="en-US"/>
        </w:rPr>
        <w:t xml:space="preserve"> </w:t>
      </w:r>
      <w:r w:rsidRPr="1D411B95">
        <w:rPr>
          <w:rFonts w:ascii="Times New Roman" w:eastAsia="Times New Roman" w:hAnsi="Times New Roman" w:cs="Times New Roman"/>
          <w:sz w:val="20"/>
          <w:szCs w:val="20"/>
          <w:lang w:val="en-US"/>
        </w:rPr>
        <w:t xml:space="preserve">Thanjavur, India </w:t>
      </w:r>
      <w:r w:rsidR="298C0D1D" w:rsidRPr="1D411B95">
        <w:rPr>
          <w:rFonts w:ascii="Times New Roman" w:eastAsia="Times New Roman" w:hAnsi="Times New Roman" w:cs="Times New Roman"/>
          <w:sz w:val="20"/>
          <w:szCs w:val="20"/>
          <w:lang w:val="en-US"/>
        </w:rPr>
        <w:t xml:space="preserve">                                </w:t>
      </w:r>
      <w:del w:id="40" w:author="Kingston, Judith" w:date="2026-02-04T15:58:00Z" w16du:dateUtc="2026-02-04T14:58:00Z">
        <w:r w:rsidR="23DF49A6" w:rsidDel="00D44ED7">
          <w:tab/>
        </w:r>
        <w:r w:rsidR="23DF49A6" w:rsidDel="00D44ED7">
          <w:tab/>
        </w:r>
      </w:del>
      <w:r w:rsidR="298C0D1D" w:rsidRPr="1D411B95">
        <w:rPr>
          <w:rFonts w:ascii="Times New Roman" w:eastAsia="Times New Roman" w:hAnsi="Times New Roman" w:cs="Times New Roman"/>
          <w:sz w:val="20"/>
          <w:szCs w:val="20"/>
          <w:lang w:val="en-US"/>
        </w:rPr>
        <w:t xml:space="preserve">       </w:t>
      </w:r>
      <w:r w:rsidR="6E28617E" w:rsidRPr="1D411B95">
        <w:rPr>
          <w:rFonts w:ascii="Times New Roman" w:eastAsia="Times New Roman" w:hAnsi="Times New Roman" w:cs="Times New Roman"/>
          <w:sz w:val="20"/>
          <w:szCs w:val="20"/>
          <w:lang w:val="en-US"/>
        </w:rPr>
        <w:t xml:space="preserve">                  </w:t>
      </w:r>
      <w:r w:rsidR="003B6A36">
        <w:rPr>
          <w:rFonts w:ascii="Times New Roman" w:eastAsia="Times New Roman" w:hAnsi="Times New Roman" w:cs="Times New Roman"/>
          <w:sz w:val="20"/>
          <w:szCs w:val="20"/>
          <w:lang w:val="en-US"/>
        </w:rPr>
        <w:t xml:space="preserve"> </w:t>
      </w:r>
      <w:r w:rsidR="00EA1615">
        <w:rPr>
          <w:rFonts w:ascii="Times New Roman" w:eastAsia="Times New Roman" w:hAnsi="Times New Roman" w:cs="Times New Roman"/>
          <w:sz w:val="20"/>
          <w:szCs w:val="20"/>
          <w:lang w:val="en-US"/>
        </w:rPr>
        <w:tab/>
      </w:r>
      <w:r w:rsidR="00EA1615">
        <w:rPr>
          <w:rFonts w:ascii="Times New Roman" w:eastAsia="Times New Roman" w:hAnsi="Times New Roman" w:cs="Times New Roman"/>
          <w:sz w:val="20"/>
          <w:szCs w:val="20"/>
          <w:lang w:val="en-US"/>
        </w:rPr>
        <w:tab/>
        <w:t xml:space="preserve">        </w:t>
      </w:r>
      <w:r w:rsidR="00EA1615">
        <w:rPr>
          <w:rFonts w:ascii="Times New Roman" w:eastAsia="Times New Roman" w:hAnsi="Times New Roman" w:cs="Times New Roman"/>
          <w:sz w:val="20"/>
          <w:szCs w:val="20"/>
          <w:lang w:val="en-US"/>
        </w:rPr>
        <w:tab/>
        <w:t xml:space="preserve">        </w:t>
      </w:r>
      <w:r w:rsidR="00AE5C60">
        <w:rPr>
          <w:rFonts w:ascii="Times New Roman" w:eastAsia="Times New Roman" w:hAnsi="Times New Roman" w:cs="Times New Roman"/>
          <w:sz w:val="20"/>
          <w:szCs w:val="20"/>
          <w:lang w:val="en-US"/>
        </w:rPr>
        <w:t xml:space="preserve"> </w:t>
      </w:r>
      <w:r w:rsidR="298C0D1D" w:rsidRPr="1D411B95">
        <w:rPr>
          <w:rFonts w:ascii="Times New Roman" w:eastAsia="Times New Roman" w:hAnsi="Times New Roman" w:cs="Times New Roman"/>
          <w:b/>
          <w:bCs/>
          <w:sz w:val="20"/>
          <w:szCs w:val="20"/>
          <w:lang w:val="en-US"/>
        </w:rPr>
        <w:t>06/2015 – 05/2019</w:t>
      </w:r>
    </w:p>
    <w:p w14:paraId="076AD301" w14:textId="10B84B8E" w:rsidR="005677CA" w:rsidRDefault="23DF49A6" w:rsidP="00E72CC0">
      <w:pPr>
        <w:spacing w:line="240" w:lineRule="auto"/>
        <w:jc w:val="both"/>
        <w:rPr>
          <w:rFonts w:ascii="Times New Roman" w:eastAsia="Times New Roman" w:hAnsi="Times New Roman" w:cs="Times New Roman"/>
          <w:b/>
          <w:bCs/>
          <w:sz w:val="20"/>
          <w:szCs w:val="20"/>
          <w:lang w:val="en-US"/>
        </w:rPr>
      </w:pPr>
      <w:r w:rsidRPr="469C7338">
        <w:rPr>
          <w:rFonts w:ascii="Times New Roman" w:eastAsia="Times New Roman" w:hAnsi="Times New Roman" w:cs="Times New Roman"/>
          <w:b/>
          <w:bCs/>
          <w:sz w:val="20"/>
          <w:szCs w:val="20"/>
          <w:lang w:val="en-US"/>
        </w:rPr>
        <w:t xml:space="preserve">Bachelor of Technology in Biotechnology </w:t>
      </w:r>
      <w:r w:rsidR="004F25AD">
        <w:tab/>
      </w:r>
      <w:r w:rsidR="004F25AD">
        <w:tab/>
      </w:r>
      <w:r w:rsidR="004F25AD">
        <w:tab/>
      </w:r>
      <w:r w:rsidR="004F25AD">
        <w:tab/>
      </w:r>
      <w:r w:rsidR="004F25AD">
        <w:tab/>
      </w:r>
      <w:r w:rsidRPr="469C7338">
        <w:rPr>
          <w:rFonts w:ascii="Times New Roman" w:eastAsia="Times New Roman" w:hAnsi="Times New Roman" w:cs="Times New Roman"/>
          <w:b/>
          <w:bCs/>
          <w:sz w:val="20"/>
          <w:szCs w:val="20"/>
          <w:lang w:val="en-US"/>
        </w:rPr>
        <w:t xml:space="preserve">         </w:t>
      </w:r>
      <w:r w:rsidR="004F25AD">
        <w:tab/>
      </w:r>
      <w:r w:rsidR="004F25AD">
        <w:tab/>
      </w:r>
      <w:r w:rsidRPr="469C7338">
        <w:rPr>
          <w:rFonts w:ascii="Times New Roman" w:eastAsia="Times New Roman" w:hAnsi="Times New Roman" w:cs="Times New Roman"/>
          <w:b/>
          <w:bCs/>
          <w:sz w:val="20"/>
          <w:szCs w:val="20"/>
          <w:lang w:val="en-US"/>
        </w:rPr>
        <w:t xml:space="preserve">  </w:t>
      </w:r>
      <w:r w:rsidR="729B3E9D" w:rsidRPr="469C7338">
        <w:rPr>
          <w:rFonts w:ascii="Times New Roman" w:eastAsia="Times New Roman" w:hAnsi="Times New Roman" w:cs="Times New Roman"/>
          <w:b/>
          <w:bCs/>
          <w:sz w:val="20"/>
          <w:szCs w:val="20"/>
          <w:lang w:val="en-US"/>
        </w:rPr>
        <w:t xml:space="preserve">     </w:t>
      </w:r>
    </w:p>
    <w:p w14:paraId="759A7F6E" w14:textId="719B6E32" w:rsidR="005677CA" w:rsidRDefault="765D8F05">
      <w:pPr>
        <w:pBdr>
          <w:bottom w:val="single" w:sz="4" w:space="1" w:color="000000"/>
        </w:pBdr>
        <w:spacing w:before="240" w:after="120" w:line="240" w:lineRule="auto"/>
        <w:jc w:val="center"/>
        <w:rPr>
          <w:rFonts w:ascii="Times New Roman" w:eastAsia="Times New Roman" w:hAnsi="Times New Roman" w:cs="Times New Roman"/>
          <w:b/>
          <w:bCs/>
          <w:sz w:val="20"/>
          <w:szCs w:val="20"/>
        </w:rPr>
        <w:pPrChange w:id="41" w:author="Kingston, Judith" w:date="2026-02-04T16:07:00Z" w16du:dateUtc="2026-02-04T15:07:00Z">
          <w:pPr>
            <w:pBdr>
              <w:bottom w:val="single" w:sz="4" w:space="1" w:color="000000"/>
            </w:pBdr>
            <w:spacing w:before="120" w:line="240" w:lineRule="auto"/>
            <w:jc w:val="center"/>
          </w:pPr>
        </w:pPrChange>
      </w:pPr>
      <w:r w:rsidRPr="1D411B95">
        <w:rPr>
          <w:rFonts w:ascii="Times New Roman" w:eastAsia="Times New Roman" w:hAnsi="Times New Roman" w:cs="Times New Roman"/>
          <w:b/>
          <w:bCs/>
          <w:sz w:val="20"/>
          <w:szCs w:val="20"/>
        </w:rPr>
        <w:t>WORK EXPERIENCE</w:t>
      </w:r>
    </w:p>
    <w:p w14:paraId="500D76DD" w14:textId="0D6ED663" w:rsidR="00146D15" w:rsidRDefault="003F03E6">
      <w:pPr>
        <w:spacing w:before="60" w:line="240" w:lineRule="auto"/>
        <w:ind w:right="-59"/>
        <w:rPr>
          <w:rFonts w:ascii="Times New Roman" w:hAnsi="Times New Roman" w:cs="Times New Roman"/>
          <w:b/>
          <w:bCs/>
          <w:sz w:val="20"/>
          <w:szCs w:val="20"/>
        </w:rPr>
        <w:pPrChange w:id="42" w:author="Kingston, Judith" w:date="2026-02-04T16:07:00Z" w16du:dateUtc="2026-02-04T15:07:00Z">
          <w:pPr>
            <w:spacing w:before="60"/>
          </w:pPr>
        </w:pPrChange>
      </w:pPr>
      <w:r w:rsidRPr="00846E69">
        <w:rPr>
          <w:rFonts w:ascii="Times New Roman" w:hAnsi="Times New Roman" w:cs="Times New Roman"/>
          <w:b/>
          <w:bCs/>
          <w:sz w:val="20"/>
          <w:szCs w:val="20"/>
        </w:rPr>
        <w:t>Henkel Adhesive Technologies</w:t>
      </w:r>
      <w:r w:rsidR="00D566C1" w:rsidRPr="00846E69">
        <w:rPr>
          <w:rFonts w:ascii="Times New Roman" w:hAnsi="Times New Roman" w:cs="Times New Roman"/>
          <w:b/>
          <w:bCs/>
          <w:sz w:val="20"/>
          <w:szCs w:val="20"/>
        </w:rPr>
        <w:t>,</w:t>
      </w:r>
      <w:r w:rsidR="00D566C1" w:rsidRPr="009E4A07">
        <w:rPr>
          <w:rFonts w:ascii="Times New Roman" w:hAnsi="Times New Roman" w:cs="Times New Roman"/>
          <w:sz w:val="20"/>
          <w:szCs w:val="20"/>
        </w:rPr>
        <w:t xml:space="preserve"> </w:t>
      </w:r>
      <w:r w:rsidR="00BF6F18" w:rsidRPr="009E4A07">
        <w:rPr>
          <w:rFonts w:ascii="Times New Roman" w:hAnsi="Times New Roman" w:cs="Times New Roman"/>
          <w:sz w:val="20"/>
          <w:szCs w:val="20"/>
        </w:rPr>
        <w:t>Düsseldorf, Germany</w:t>
      </w:r>
      <w:r w:rsidR="00C44FFD" w:rsidRPr="009E4A07">
        <w:rPr>
          <w:rFonts w:ascii="Times New Roman" w:hAnsi="Times New Roman" w:cs="Times New Roman"/>
          <w:sz w:val="20"/>
          <w:szCs w:val="20"/>
        </w:rPr>
        <w:tab/>
      </w:r>
      <w:r w:rsidR="00C44FFD" w:rsidRPr="009E4A07">
        <w:rPr>
          <w:rFonts w:ascii="Times New Roman" w:hAnsi="Times New Roman" w:cs="Times New Roman"/>
          <w:sz w:val="20"/>
          <w:szCs w:val="20"/>
        </w:rPr>
        <w:tab/>
      </w:r>
      <w:r w:rsidR="00C44FFD" w:rsidRPr="009E4A07">
        <w:rPr>
          <w:rFonts w:ascii="Times New Roman" w:hAnsi="Times New Roman" w:cs="Times New Roman"/>
          <w:sz w:val="20"/>
          <w:szCs w:val="20"/>
        </w:rPr>
        <w:tab/>
      </w:r>
      <w:del w:id="43" w:author="Kingston, Judith" w:date="2026-02-04T15:58:00Z" w16du:dateUtc="2026-02-04T14:58:00Z">
        <w:r w:rsidR="00C44FFD" w:rsidRPr="009E4A07" w:rsidDel="00D44ED7">
          <w:rPr>
            <w:rFonts w:ascii="Times New Roman" w:hAnsi="Times New Roman" w:cs="Times New Roman"/>
            <w:sz w:val="20"/>
            <w:szCs w:val="20"/>
          </w:rPr>
          <w:tab/>
        </w:r>
        <w:r w:rsidR="00C44FFD" w:rsidRPr="009E4A07" w:rsidDel="00D44ED7">
          <w:rPr>
            <w:rFonts w:ascii="Times New Roman" w:hAnsi="Times New Roman" w:cs="Times New Roman"/>
            <w:sz w:val="20"/>
            <w:szCs w:val="20"/>
          </w:rPr>
          <w:tab/>
        </w:r>
      </w:del>
      <w:r w:rsidR="007C1A93" w:rsidRPr="00846E69">
        <w:rPr>
          <w:rFonts w:ascii="Times New Roman" w:hAnsi="Times New Roman" w:cs="Times New Roman"/>
          <w:b/>
          <w:bCs/>
          <w:sz w:val="20"/>
          <w:szCs w:val="20"/>
        </w:rPr>
        <w:t xml:space="preserve">      </w:t>
      </w:r>
      <w:r w:rsidR="009E4A07" w:rsidRPr="00846E69">
        <w:rPr>
          <w:rFonts w:ascii="Times New Roman" w:hAnsi="Times New Roman" w:cs="Times New Roman"/>
          <w:b/>
          <w:bCs/>
          <w:sz w:val="20"/>
          <w:szCs w:val="20"/>
        </w:rPr>
        <w:t xml:space="preserve">                   </w:t>
      </w:r>
      <w:r w:rsidR="00305B5E">
        <w:rPr>
          <w:rFonts w:ascii="Times New Roman" w:hAnsi="Times New Roman" w:cs="Times New Roman"/>
          <w:b/>
          <w:bCs/>
          <w:sz w:val="20"/>
          <w:szCs w:val="20"/>
        </w:rPr>
        <w:t xml:space="preserve"> </w:t>
      </w:r>
      <w:r w:rsidR="00EA1615">
        <w:rPr>
          <w:rFonts w:ascii="Times New Roman" w:hAnsi="Times New Roman" w:cs="Times New Roman"/>
          <w:b/>
          <w:bCs/>
          <w:sz w:val="20"/>
          <w:szCs w:val="20"/>
        </w:rPr>
        <w:t xml:space="preserve">            </w:t>
      </w:r>
      <w:r w:rsidR="00BF6F18" w:rsidRPr="00846E69">
        <w:rPr>
          <w:rFonts w:ascii="Times New Roman" w:hAnsi="Times New Roman" w:cs="Times New Roman"/>
          <w:b/>
          <w:bCs/>
          <w:sz w:val="20"/>
          <w:szCs w:val="20"/>
        </w:rPr>
        <w:t>0</w:t>
      </w:r>
      <w:r w:rsidR="00D566C1" w:rsidRPr="00846E69">
        <w:rPr>
          <w:rFonts w:ascii="Times New Roman" w:hAnsi="Times New Roman" w:cs="Times New Roman"/>
          <w:b/>
          <w:bCs/>
          <w:sz w:val="20"/>
          <w:szCs w:val="20"/>
        </w:rPr>
        <w:t>5</w:t>
      </w:r>
      <w:r w:rsidR="00BF6F18" w:rsidRPr="00846E69">
        <w:rPr>
          <w:rFonts w:ascii="Times New Roman" w:hAnsi="Times New Roman" w:cs="Times New Roman"/>
          <w:b/>
          <w:bCs/>
          <w:sz w:val="20"/>
          <w:szCs w:val="20"/>
        </w:rPr>
        <w:t>/2025</w:t>
      </w:r>
      <w:r w:rsidR="00305B5E">
        <w:rPr>
          <w:rFonts w:ascii="Times New Roman" w:hAnsi="Times New Roman" w:cs="Times New Roman"/>
          <w:b/>
          <w:bCs/>
          <w:sz w:val="20"/>
          <w:szCs w:val="20"/>
        </w:rPr>
        <w:t xml:space="preserve"> </w:t>
      </w:r>
      <w:r w:rsidR="00305B5E" w:rsidRPr="1D411B95">
        <w:rPr>
          <w:rFonts w:ascii="Times New Roman" w:eastAsia="Times New Roman" w:hAnsi="Times New Roman" w:cs="Times New Roman"/>
          <w:b/>
          <w:bCs/>
          <w:sz w:val="20"/>
          <w:szCs w:val="20"/>
          <w:lang w:val="en-US"/>
        </w:rPr>
        <w:t>–</w:t>
      </w:r>
      <w:r w:rsidR="00305B5E">
        <w:rPr>
          <w:rFonts w:ascii="Times New Roman" w:eastAsia="Times New Roman" w:hAnsi="Times New Roman" w:cs="Times New Roman"/>
          <w:b/>
          <w:bCs/>
          <w:sz w:val="20"/>
          <w:szCs w:val="20"/>
          <w:lang w:val="en-US"/>
        </w:rPr>
        <w:t xml:space="preserve"> </w:t>
      </w:r>
      <w:r w:rsidR="00EA1615">
        <w:rPr>
          <w:rFonts w:ascii="Times New Roman" w:hAnsi="Times New Roman" w:cs="Times New Roman"/>
          <w:b/>
          <w:bCs/>
          <w:sz w:val="20"/>
          <w:szCs w:val="20"/>
        </w:rPr>
        <w:t>08/2026</w:t>
      </w:r>
      <w:r w:rsidR="00C44FFD" w:rsidRPr="00846E69">
        <w:rPr>
          <w:rFonts w:ascii="Times New Roman" w:hAnsi="Times New Roman" w:cs="Times New Roman"/>
          <w:b/>
          <w:bCs/>
          <w:sz w:val="20"/>
          <w:szCs w:val="20"/>
        </w:rPr>
        <w:br/>
      </w:r>
      <w:r w:rsidR="00146D15" w:rsidRPr="00846E69">
        <w:rPr>
          <w:rFonts w:ascii="Times New Roman" w:hAnsi="Times New Roman" w:cs="Times New Roman"/>
          <w:b/>
          <w:bCs/>
          <w:sz w:val="20"/>
          <w:szCs w:val="20"/>
        </w:rPr>
        <w:t>Global Marketing &amp; Strategy Intern in Construction Adhesives</w:t>
      </w:r>
      <w:r w:rsidR="00146D15">
        <w:rPr>
          <w:rFonts w:ascii="Times New Roman" w:hAnsi="Times New Roman" w:cs="Times New Roman"/>
          <w:b/>
          <w:bCs/>
          <w:sz w:val="20"/>
          <w:szCs w:val="20"/>
        </w:rPr>
        <w:t xml:space="preserve"> </w:t>
      </w:r>
      <w:r w:rsidR="00146D15" w:rsidRPr="00146D15">
        <w:rPr>
          <w:rFonts w:ascii="Times New Roman" w:hAnsi="Times New Roman" w:cs="Times New Roman"/>
          <w:sz w:val="20"/>
          <w:szCs w:val="20"/>
        </w:rPr>
        <w:t>(0</w:t>
      </w:r>
      <w:r w:rsidR="00146D15">
        <w:rPr>
          <w:rFonts w:ascii="Times New Roman" w:hAnsi="Times New Roman" w:cs="Times New Roman"/>
          <w:sz w:val="20"/>
          <w:szCs w:val="20"/>
        </w:rPr>
        <w:t>2</w:t>
      </w:r>
      <w:r w:rsidR="00146D15" w:rsidRPr="00146D15">
        <w:rPr>
          <w:rFonts w:ascii="Times New Roman" w:hAnsi="Times New Roman" w:cs="Times New Roman"/>
          <w:sz w:val="20"/>
          <w:szCs w:val="20"/>
        </w:rPr>
        <w:t>/202</w:t>
      </w:r>
      <w:r w:rsidR="00146D15">
        <w:rPr>
          <w:rFonts w:ascii="Times New Roman" w:hAnsi="Times New Roman" w:cs="Times New Roman"/>
          <w:sz w:val="20"/>
          <w:szCs w:val="20"/>
        </w:rPr>
        <w:t>6</w:t>
      </w:r>
      <w:r w:rsidR="00146D15" w:rsidRPr="00146D15">
        <w:rPr>
          <w:rFonts w:ascii="Times New Roman" w:hAnsi="Times New Roman" w:cs="Times New Roman"/>
          <w:sz w:val="20"/>
          <w:szCs w:val="20"/>
        </w:rPr>
        <w:t xml:space="preserve"> </w:t>
      </w:r>
      <w:r w:rsidR="00146D15" w:rsidRPr="00146D15">
        <w:rPr>
          <w:rFonts w:ascii="Times New Roman" w:eastAsia="Times New Roman" w:hAnsi="Times New Roman" w:cs="Times New Roman"/>
          <w:sz w:val="20"/>
          <w:szCs w:val="20"/>
          <w:lang w:val="en-US"/>
        </w:rPr>
        <w:t xml:space="preserve">– </w:t>
      </w:r>
      <w:r w:rsidR="00146D15">
        <w:rPr>
          <w:rFonts w:ascii="Times New Roman" w:hAnsi="Times New Roman" w:cs="Times New Roman"/>
          <w:sz w:val="20"/>
          <w:szCs w:val="20"/>
        </w:rPr>
        <w:t>Present</w:t>
      </w:r>
      <w:r w:rsidR="00146D15" w:rsidRPr="00146D15">
        <w:rPr>
          <w:rFonts w:ascii="Times New Roman" w:hAnsi="Times New Roman" w:cs="Times New Roman"/>
          <w:sz w:val="20"/>
          <w:szCs w:val="20"/>
        </w:rPr>
        <w:t>)</w:t>
      </w:r>
    </w:p>
    <w:p w14:paraId="2E0CC9BB" w14:textId="6E9F183A" w:rsidR="00AE5C60" w:rsidRDefault="00AE5C60">
      <w:pPr>
        <w:pStyle w:val="ListParagraph"/>
        <w:numPr>
          <w:ilvl w:val="0"/>
          <w:numId w:val="11"/>
        </w:numPr>
        <w:spacing w:before="60" w:line="240" w:lineRule="auto"/>
        <w:rPr>
          <w:rFonts w:ascii="Times New Roman" w:hAnsi="Times New Roman" w:cs="Times New Roman"/>
          <w:sz w:val="20"/>
          <w:szCs w:val="20"/>
        </w:rPr>
      </w:pPr>
      <w:r>
        <w:rPr>
          <w:rFonts w:ascii="Times New Roman" w:hAnsi="Times New Roman" w:cs="Times New Roman"/>
          <w:sz w:val="20"/>
          <w:szCs w:val="20"/>
        </w:rPr>
        <w:t xml:space="preserve">Coordinate with the lead creative agency for development of assets for </w:t>
      </w:r>
      <w:proofErr w:type="spellStart"/>
      <w:r>
        <w:rPr>
          <w:rFonts w:ascii="Times New Roman" w:hAnsi="Times New Roman" w:cs="Times New Roman"/>
          <w:sz w:val="20"/>
          <w:szCs w:val="20"/>
        </w:rPr>
        <w:t>Pattex</w:t>
      </w:r>
      <w:proofErr w:type="spellEnd"/>
      <w:r>
        <w:rPr>
          <w:rFonts w:ascii="Times New Roman" w:hAnsi="Times New Roman" w:cs="Times New Roman"/>
          <w:sz w:val="20"/>
          <w:szCs w:val="20"/>
        </w:rPr>
        <w:t xml:space="preserve"> rebranding: Television Commercials, Point of Sales Material, Key visual, and Campaign Toolbox</w:t>
      </w:r>
    </w:p>
    <w:p w14:paraId="4F2DC316" w14:textId="62A3EB61" w:rsidR="00146D15" w:rsidRDefault="00AE5C60">
      <w:pPr>
        <w:pStyle w:val="ListParagraph"/>
        <w:numPr>
          <w:ilvl w:val="0"/>
          <w:numId w:val="11"/>
        </w:numPr>
        <w:spacing w:before="60" w:line="240" w:lineRule="auto"/>
        <w:rPr>
          <w:rFonts w:ascii="Times New Roman" w:hAnsi="Times New Roman" w:cs="Times New Roman"/>
          <w:sz w:val="20"/>
          <w:szCs w:val="20"/>
        </w:rPr>
        <w:pPrChange w:id="44" w:author="Kingston, Judith" w:date="2026-02-04T16:07:00Z" w16du:dateUtc="2026-02-04T15:07:00Z">
          <w:pPr>
            <w:pStyle w:val="ListParagraph"/>
            <w:numPr>
              <w:numId w:val="11"/>
            </w:numPr>
            <w:spacing w:before="60"/>
            <w:ind w:left="502" w:hanging="360"/>
          </w:pPr>
        </w:pPrChange>
      </w:pPr>
      <w:r>
        <w:rPr>
          <w:rFonts w:ascii="Times New Roman" w:hAnsi="Times New Roman" w:cs="Times New Roman"/>
          <w:sz w:val="20"/>
          <w:szCs w:val="20"/>
        </w:rPr>
        <w:t xml:space="preserve">Assist the Global brand manager with </w:t>
      </w:r>
      <w:proofErr w:type="spellStart"/>
      <w:r>
        <w:rPr>
          <w:rFonts w:ascii="Times New Roman" w:hAnsi="Times New Roman" w:cs="Times New Roman"/>
          <w:sz w:val="20"/>
          <w:szCs w:val="20"/>
        </w:rPr>
        <w:t>Pattex</w:t>
      </w:r>
      <w:proofErr w:type="spellEnd"/>
      <w:r>
        <w:rPr>
          <w:rFonts w:ascii="Times New Roman" w:hAnsi="Times New Roman" w:cs="Times New Roman"/>
          <w:sz w:val="20"/>
          <w:szCs w:val="20"/>
        </w:rPr>
        <w:t xml:space="preserve"> brand review by strategizing and identifying key brand issues, central brand ambition, consumer profiles, and competitive landscape</w:t>
      </w:r>
    </w:p>
    <w:p w14:paraId="5B6EA73E" w14:textId="0BC63535" w:rsidR="00146D15" w:rsidRDefault="00AE5C60" w:rsidP="00AE5C60">
      <w:pPr>
        <w:pStyle w:val="ListParagraph"/>
        <w:numPr>
          <w:ilvl w:val="0"/>
          <w:numId w:val="11"/>
        </w:numPr>
        <w:spacing w:before="60" w:line="240" w:lineRule="auto"/>
        <w:rPr>
          <w:rFonts w:ascii="Times New Roman" w:hAnsi="Times New Roman" w:cs="Times New Roman"/>
          <w:sz w:val="20"/>
          <w:szCs w:val="20"/>
        </w:rPr>
      </w:pPr>
      <w:r>
        <w:rPr>
          <w:rFonts w:ascii="Times New Roman" w:hAnsi="Times New Roman" w:cs="Times New Roman"/>
          <w:sz w:val="20"/>
          <w:szCs w:val="20"/>
        </w:rPr>
        <w:t xml:space="preserve">Support local brand managers in adapting the new </w:t>
      </w:r>
      <w:proofErr w:type="spellStart"/>
      <w:r>
        <w:rPr>
          <w:rFonts w:ascii="Times New Roman" w:hAnsi="Times New Roman" w:cs="Times New Roman"/>
          <w:sz w:val="20"/>
          <w:szCs w:val="20"/>
        </w:rPr>
        <w:t>Pattex</w:t>
      </w:r>
      <w:proofErr w:type="spellEnd"/>
      <w:r>
        <w:rPr>
          <w:rFonts w:ascii="Times New Roman" w:hAnsi="Times New Roman" w:cs="Times New Roman"/>
          <w:sz w:val="20"/>
          <w:szCs w:val="20"/>
        </w:rPr>
        <w:t xml:space="preserve"> campaign by sharing their concerns and feedback with the lead creative agency, and help create a toolbox for local asset adaptation</w:t>
      </w:r>
    </w:p>
    <w:p w14:paraId="2824D74F" w14:textId="06E12159" w:rsidR="00146D15" w:rsidRDefault="00AE5C60">
      <w:pPr>
        <w:pStyle w:val="ListParagraph"/>
        <w:numPr>
          <w:ilvl w:val="0"/>
          <w:numId w:val="11"/>
        </w:numPr>
        <w:spacing w:before="60" w:line="240" w:lineRule="auto"/>
        <w:rPr>
          <w:rFonts w:ascii="Times New Roman" w:hAnsi="Times New Roman" w:cs="Times New Roman"/>
          <w:sz w:val="20"/>
          <w:szCs w:val="20"/>
        </w:rPr>
        <w:pPrChange w:id="45" w:author="Kingston, Judith" w:date="2026-02-04T16:07:00Z" w16du:dateUtc="2026-02-04T15:07:00Z">
          <w:pPr>
            <w:pStyle w:val="ListParagraph"/>
            <w:numPr>
              <w:numId w:val="11"/>
            </w:numPr>
            <w:spacing w:before="60"/>
            <w:ind w:left="502" w:hanging="360"/>
          </w:pPr>
        </w:pPrChange>
      </w:pPr>
      <w:r>
        <w:rPr>
          <w:rFonts w:ascii="Times New Roman" w:hAnsi="Times New Roman" w:cs="Times New Roman"/>
          <w:sz w:val="20"/>
          <w:szCs w:val="20"/>
        </w:rPr>
        <w:t xml:space="preserve">Make creative and strategic brand presentations for the </w:t>
      </w:r>
      <w:r w:rsidR="00146D15">
        <w:rPr>
          <w:rFonts w:ascii="Times New Roman" w:hAnsi="Times New Roman" w:cs="Times New Roman"/>
          <w:sz w:val="20"/>
          <w:szCs w:val="20"/>
        </w:rPr>
        <w:t xml:space="preserve">Global Brand managers and Marketing director </w:t>
      </w:r>
      <w:r>
        <w:rPr>
          <w:rFonts w:ascii="Times New Roman" w:hAnsi="Times New Roman" w:cs="Times New Roman"/>
          <w:sz w:val="20"/>
          <w:szCs w:val="20"/>
        </w:rPr>
        <w:t>to present to</w:t>
      </w:r>
      <w:r w:rsidR="000D143A">
        <w:rPr>
          <w:rFonts w:ascii="Times New Roman" w:hAnsi="Times New Roman" w:cs="Times New Roman"/>
          <w:sz w:val="20"/>
          <w:szCs w:val="20"/>
        </w:rPr>
        <w:t xml:space="preserve"> </w:t>
      </w:r>
      <w:r>
        <w:rPr>
          <w:rFonts w:ascii="Times New Roman" w:hAnsi="Times New Roman" w:cs="Times New Roman"/>
          <w:sz w:val="20"/>
          <w:szCs w:val="20"/>
        </w:rPr>
        <w:t xml:space="preserve">the </w:t>
      </w:r>
      <w:r w:rsidR="00A76F67">
        <w:rPr>
          <w:rFonts w:ascii="Times New Roman" w:hAnsi="Times New Roman" w:cs="Times New Roman"/>
          <w:sz w:val="20"/>
          <w:szCs w:val="20"/>
        </w:rPr>
        <w:t>VP</w:t>
      </w:r>
      <w:r>
        <w:rPr>
          <w:rFonts w:ascii="Times New Roman" w:hAnsi="Times New Roman" w:cs="Times New Roman"/>
          <w:sz w:val="20"/>
          <w:szCs w:val="20"/>
        </w:rPr>
        <w:t xml:space="preserve">, </w:t>
      </w:r>
      <w:r w:rsidR="00A76F67">
        <w:rPr>
          <w:rFonts w:ascii="Times New Roman" w:hAnsi="Times New Roman" w:cs="Times New Roman"/>
          <w:sz w:val="20"/>
          <w:szCs w:val="20"/>
        </w:rPr>
        <w:t>Corporate Marketing leadership</w:t>
      </w:r>
      <w:r>
        <w:rPr>
          <w:rFonts w:ascii="Times New Roman" w:hAnsi="Times New Roman" w:cs="Times New Roman"/>
          <w:sz w:val="20"/>
          <w:szCs w:val="20"/>
        </w:rPr>
        <w:t>, and external agencies</w:t>
      </w:r>
    </w:p>
    <w:p w14:paraId="10C60FED" w14:textId="064916BD" w:rsidR="00E778DA" w:rsidRDefault="003F03E6">
      <w:pPr>
        <w:spacing w:before="120" w:line="240" w:lineRule="auto"/>
        <w:rPr>
          <w:rFonts w:ascii="Times New Roman" w:hAnsi="Times New Roman" w:cs="Times New Roman"/>
          <w:b/>
          <w:bCs/>
          <w:sz w:val="20"/>
          <w:szCs w:val="20"/>
        </w:rPr>
        <w:pPrChange w:id="46" w:author="Kingston, Judith" w:date="2026-02-04T16:32:00Z" w16du:dateUtc="2026-02-04T15:32:00Z">
          <w:pPr>
            <w:spacing w:before="60"/>
          </w:pPr>
        </w:pPrChange>
      </w:pPr>
      <w:r w:rsidRPr="00846E69">
        <w:rPr>
          <w:rFonts w:ascii="Times New Roman" w:hAnsi="Times New Roman" w:cs="Times New Roman"/>
          <w:b/>
          <w:bCs/>
          <w:sz w:val="20"/>
          <w:szCs w:val="20"/>
        </w:rPr>
        <w:t>Global Marketing &amp; Strategy Intern in C</w:t>
      </w:r>
      <w:r w:rsidR="00C44FFD" w:rsidRPr="00846E69">
        <w:rPr>
          <w:rFonts w:ascii="Times New Roman" w:hAnsi="Times New Roman" w:cs="Times New Roman"/>
          <w:b/>
          <w:bCs/>
          <w:sz w:val="20"/>
          <w:szCs w:val="20"/>
        </w:rPr>
        <w:t>onstruction Adhesives</w:t>
      </w:r>
      <w:r w:rsidR="00146D15">
        <w:rPr>
          <w:rFonts w:ascii="Times New Roman" w:hAnsi="Times New Roman" w:cs="Times New Roman"/>
          <w:b/>
          <w:bCs/>
          <w:sz w:val="20"/>
          <w:szCs w:val="20"/>
        </w:rPr>
        <w:t xml:space="preserve"> </w:t>
      </w:r>
      <w:r w:rsidR="00146D15" w:rsidRPr="00146D15">
        <w:rPr>
          <w:rFonts w:ascii="Times New Roman" w:hAnsi="Times New Roman" w:cs="Times New Roman"/>
          <w:sz w:val="20"/>
          <w:szCs w:val="20"/>
        </w:rPr>
        <w:t xml:space="preserve">(05/2025 </w:t>
      </w:r>
      <w:r w:rsidR="00146D15" w:rsidRPr="00146D15">
        <w:rPr>
          <w:rFonts w:ascii="Times New Roman" w:eastAsia="Times New Roman" w:hAnsi="Times New Roman" w:cs="Times New Roman"/>
          <w:sz w:val="20"/>
          <w:szCs w:val="20"/>
          <w:lang w:val="en-US"/>
        </w:rPr>
        <w:t xml:space="preserve">– </w:t>
      </w:r>
      <w:r w:rsidR="00146D15" w:rsidRPr="00146D15">
        <w:rPr>
          <w:rFonts w:ascii="Times New Roman" w:hAnsi="Times New Roman" w:cs="Times New Roman"/>
          <w:sz w:val="20"/>
          <w:szCs w:val="20"/>
        </w:rPr>
        <w:t>08/2025)</w:t>
      </w:r>
    </w:p>
    <w:p w14:paraId="6123221F" w14:textId="33EB0E1F" w:rsidR="00E778DA" w:rsidRPr="008169AA" w:rsidRDefault="00E778DA">
      <w:pPr>
        <w:pStyle w:val="ListParagraph"/>
        <w:numPr>
          <w:ilvl w:val="0"/>
          <w:numId w:val="10"/>
        </w:numPr>
        <w:spacing w:before="60" w:line="240" w:lineRule="auto"/>
        <w:jc w:val="both"/>
        <w:rPr>
          <w:rFonts w:ascii="Times New Roman" w:eastAsia="Times New Roman" w:hAnsi="Times New Roman" w:cs="Times New Roman"/>
          <w:sz w:val="20"/>
          <w:szCs w:val="20"/>
          <w:lang w:val="en-US"/>
        </w:rPr>
        <w:pPrChange w:id="47" w:author="Kingston, Judith" w:date="2026-02-04T16:07:00Z" w16du:dateUtc="2026-02-04T15:07:00Z">
          <w:pPr>
            <w:pStyle w:val="ListParagraph"/>
            <w:numPr>
              <w:numId w:val="10"/>
            </w:numPr>
            <w:spacing w:before="60"/>
            <w:ind w:left="502" w:hanging="360"/>
            <w:jc w:val="both"/>
          </w:pPr>
        </w:pPrChange>
      </w:pPr>
      <w:r w:rsidRPr="00360A27">
        <w:rPr>
          <w:rFonts w:ascii="Times New Roman" w:hAnsi="Times New Roman" w:cs="Times New Roman"/>
          <w:sz w:val="20"/>
          <w:szCs w:val="20"/>
        </w:rPr>
        <w:t xml:space="preserve">Contributed to the relaunch of </w:t>
      </w:r>
      <w:proofErr w:type="spellStart"/>
      <w:r w:rsidRPr="00360A27">
        <w:rPr>
          <w:rStyle w:val="Emphasis"/>
          <w:rFonts w:ascii="Times New Roman" w:hAnsi="Times New Roman" w:cs="Times New Roman"/>
          <w:i w:val="0"/>
          <w:iCs w:val="0"/>
          <w:sz w:val="20"/>
          <w:szCs w:val="20"/>
        </w:rPr>
        <w:t>Pattex</w:t>
      </w:r>
      <w:proofErr w:type="spellEnd"/>
      <w:r w:rsidRPr="00360A27">
        <w:rPr>
          <w:rStyle w:val="Emphasis"/>
          <w:rFonts w:ascii="Times New Roman" w:hAnsi="Times New Roman" w:cs="Times New Roman"/>
          <w:i w:val="0"/>
          <w:iCs w:val="0"/>
          <w:sz w:val="20"/>
          <w:szCs w:val="20"/>
        </w:rPr>
        <w:t xml:space="preserve"> No More Nails</w:t>
      </w:r>
      <w:r w:rsidRPr="00360A27">
        <w:rPr>
          <w:rFonts w:ascii="Times New Roman" w:hAnsi="Times New Roman" w:cs="Times New Roman"/>
          <w:i/>
          <w:iCs/>
          <w:sz w:val="20"/>
          <w:szCs w:val="20"/>
        </w:rPr>
        <w:t xml:space="preserve"> </w:t>
      </w:r>
      <w:r w:rsidRPr="00360A27">
        <w:rPr>
          <w:rFonts w:ascii="Times New Roman" w:hAnsi="Times New Roman" w:cs="Times New Roman"/>
          <w:sz w:val="20"/>
          <w:szCs w:val="20"/>
        </w:rPr>
        <w:t xml:space="preserve">by generating </w:t>
      </w:r>
      <w:r w:rsidR="000D143A">
        <w:rPr>
          <w:rFonts w:ascii="Times New Roman" w:hAnsi="Times New Roman" w:cs="Times New Roman"/>
          <w:sz w:val="20"/>
          <w:szCs w:val="20"/>
        </w:rPr>
        <w:t xml:space="preserve">a </w:t>
      </w:r>
      <w:r w:rsidR="008169AA" w:rsidRPr="008169AA">
        <w:rPr>
          <w:rStyle w:val="Strong"/>
          <w:rFonts w:ascii="Times New Roman" w:hAnsi="Times New Roman" w:cs="Times New Roman"/>
          <w:b w:val="0"/>
          <w:bCs w:val="0"/>
          <w:sz w:val="20"/>
          <w:szCs w:val="20"/>
        </w:rPr>
        <w:t>long-term campaign roadmap</w:t>
      </w:r>
      <w:r w:rsidR="008169AA" w:rsidRPr="008169AA">
        <w:rPr>
          <w:rFonts w:ascii="Times New Roman" w:hAnsi="Times New Roman" w:cs="Times New Roman"/>
          <w:sz w:val="20"/>
          <w:szCs w:val="20"/>
        </w:rPr>
        <w:t xml:space="preserve"> </w:t>
      </w:r>
      <w:r w:rsidRPr="00360A27">
        <w:rPr>
          <w:rFonts w:ascii="Times New Roman" w:hAnsi="Times New Roman" w:cs="Times New Roman"/>
          <w:sz w:val="20"/>
          <w:szCs w:val="20"/>
        </w:rPr>
        <w:t xml:space="preserve">and </w:t>
      </w:r>
      <w:r w:rsidR="00AE5C60">
        <w:rPr>
          <w:rFonts w:ascii="Times New Roman" w:hAnsi="Times New Roman" w:cs="Times New Roman"/>
          <w:sz w:val="20"/>
          <w:szCs w:val="20"/>
        </w:rPr>
        <w:t>developing key assets like d</w:t>
      </w:r>
      <w:r w:rsidRPr="00360A27">
        <w:rPr>
          <w:rFonts w:ascii="Times New Roman" w:hAnsi="Times New Roman" w:cs="Times New Roman"/>
          <w:sz w:val="20"/>
          <w:szCs w:val="20"/>
        </w:rPr>
        <w:t xml:space="preserve">emo box, Amazon A+ page, artwork, TVCs, vignettes, and social media content </w:t>
      </w:r>
    </w:p>
    <w:p w14:paraId="4D44720A" w14:textId="06C287FF" w:rsidR="00642C55" w:rsidRPr="00642C55" w:rsidRDefault="00E778DA" w:rsidP="00E72CC0">
      <w:pPr>
        <w:pStyle w:val="ListParagraph"/>
        <w:numPr>
          <w:ilvl w:val="0"/>
          <w:numId w:val="10"/>
        </w:numPr>
        <w:spacing w:before="60" w:line="240" w:lineRule="auto"/>
        <w:jc w:val="both"/>
        <w:rPr>
          <w:ins w:id="48" w:author="Kingston, Judith" w:date="2026-02-04T16:34:00Z" w16du:dateUtc="2026-02-04T15:34:00Z"/>
          <w:rFonts w:ascii="Times New Roman" w:eastAsia="Times New Roman" w:hAnsi="Times New Roman" w:cs="Times New Roman"/>
          <w:sz w:val="20"/>
          <w:szCs w:val="20"/>
          <w:lang w:val="en-US"/>
          <w:rPrChange w:id="49" w:author="Kingston, Judith" w:date="2026-02-04T16:34:00Z" w16du:dateUtc="2026-02-04T15:34:00Z">
            <w:rPr>
              <w:ins w:id="50" w:author="Kingston, Judith" w:date="2026-02-04T16:34:00Z" w16du:dateUtc="2026-02-04T15:34:00Z"/>
              <w:rFonts w:ascii="Times New Roman" w:hAnsi="Times New Roman" w:cs="Times New Roman"/>
              <w:sz w:val="20"/>
              <w:szCs w:val="20"/>
            </w:rPr>
          </w:rPrChange>
        </w:rPr>
      </w:pPr>
      <w:r w:rsidRPr="00360A27">
        <w:rPr>
          <w:rFonts w:ascii="Times New Roman" w:hAnsi="Times New Roman" w:cs="Times New Roman"/>
          <w:sz w:val="20"/>
          <w:szCs w:val="20"/>
        </w:rPr>
        <w:t xml:space="preserve">Co-developed </w:t>
      </w:r>
      <w:r w:rsidR="00AE5C60">
        <w:rPr>
          <w:rFonts w:ascii="Times New Roman" w:hAnsi="Times New Roman" w:cs="Times New Roman"/>
          <w:sz w:val="20"/>
          <w:szCs w:val="20"/>
        </w:rPr>
        <w:t xml:space="preserve">with the brand manager </w:t>
      </w:r>
      <w:r w:rsidRPr="00360A27">
        <w:rPr>
          <w:rFonts w:ascii="Times New Roman" w:hAnsi="Times New Roman" w:cs="Times New Roman"/>
          <w:sz w:val="20"/>
          <w:szCs w:val="20"/>
        </w:rPr>
        <w:t xml:space="preserve">experience pillars and generated activation ideas </w:t>
      </w:r>
      <w:r w:rsidR="00D22B60" w:rsidRPr="00360A27">
        <w:rPr>
          <w:rFonts w:ascii="Times New Roman" w:hAnsi="Times New Roman" w:cs="Times New Roman"/>
          <w:sz w:val="20"/>
          <w:szCs w:val="20"/>
        </w:rPr>
        <w:t xml:space="preserve">for </w:t>
      </w:r>
      <w:r w:rsidRPr="00360A27">
        <w:rPr>
          <w:rFonts w:ascii="Times New Roman" w:hAnsi="Times New Roman" w:cs="Times New Roman"/>
          <w:sz w:val="20"/>
          <w:szCs w:val="20"/>
        </w:rPr>
        <w:t xml:space="preserve">DIY and Pro users as </w:t>
      </w:r>
      <w:r w:rsidR="00AE5C60">
        <w:rPr>
          <w:rFonts w:ascii="Times New Roman" w:hAnsi="Times New Roman" w:cs="Times New Roman"/>
          <w:sz w:val="20"/>
          <w:szCs w:val="20"/>
        </w:rPr>
        <w:t xml:space="preserve">a </w:t>
      </w:r>
      <w:r w:rsidRPr="00360A27">
        <w:rPr>
          <w:rFonts w:ascii="Times New Roman" w:hAnsi="Times New Roman" w:cs="Times New Roman"/>
          <w:sz w:val="20"/>
          <w:szCs w:val="20"/>
        </w:rPr>
        <w:t xml:space="preserve">part of </w:t>
      </w:r>
      <w:proofErr w:type="spellStart"/>
      <w:r w:rsidRPr="00360A27">
        <w:rPr>
          <w:rFonts w:ascii="Times New Roman" w:hAnsi="Times New Roman" w:cs="Times New Roman"/>
          <w:sz w:val="20"/>
          <w:szCs w:val="20"/>
        </w:rPr>
        <w:t>Pattex</w:t>
      </w:r>
      <w:proofErr w:type="spellEnd"/>
      <w:r w:rsidRPr="00360A27">
        <w:rPr>
          <w:rFonts w:ascii="Times New Roman" w:hAnsi="Times New Roman" w:cs="Times New Roman"/>
          <w:sz w:val="20"/>
          <w:szCs w:val="20"/>
        </w:rPr>
        <w:t xml:space="preserve"> </w:t>
      </w:r>
      <w:r w:rsidR="00AE5C60">
        <w:rPr>
          <w:rFonts w:ascii="Times New Roman" w:hAnsi="Times New Roman" w:cs="Times New Roman"/>
          <w:sz w:val="20"/>
          <w:szCs w:val="20"/>
        </w:rPr>
        <w:t>rebranding</w:t>
      </w:r>
    </w:p>
    <w:p w14:paraId="54DCF877" w14:textId="214B7239" w:rsidR="00E778DA" w:rsidRPr="00360A27" w:rsidRDefault="00642C55">
      <w:pPr>
        <w:pStyle w:val="ListParagraph"/>
        <w:numPr>
          <w:ilvl w:val="0"/>
          <w:numId w:val="10"/>
        </w:numPr>
        <w:spacing w:before="60" w:line="240" w:lineRule="auto"/>
        <w:jc w:val="both"/>
        <w:rPr>
          <w:rFonts w:ascii="Times New Roman" w:eastAsia="Times New Roman" w:hAnsi="Times New Roman" w:cs="Times New Roman"/>
          <w:sz w:val="20"/>
          <w:szCs w:val="20"/>
          <w:lang w:val="en-US"/>
        </w:rPr>
        <w:pPrChange w:id="51" w:author="Kingston, Judith" w:date="2026-02-04T16:07:00Z" w16du:dateUtc="2026-02-04T15:07:00Z">
          <w:pPr>
            <w:pStyle w:val="ListParagraph"/>
            <w:numPr>
              <w:numId w:val="10"/>
            </w:numPr>
            <w:spacing w:before="60"/>
            <w:ind w:left="502" w:hanging="360"/>
            <w:jc w:val="both"/>
          </w:pPr>
        </w:pPrChange>
      </w:pPr>
      <w:ins w:id="52" w:author="Kingston, Judith" w:date="2026-02-04T16:34:00Z" w16du:dateUtc="2026-02-04T15:34:00Z">
        <w:r>
          <w:rPr>
            <w:rFonts w:ascii="Times New Roman" w:hAnsi="Times New Roman" w:cs="Times New Roman"/>
            <w:sz w:val="20"/>
            <w:szCs w:val="20"/>
            <w:lang w:val="en-US"/>
          </w:rPr>
          <w:t>P</w:t>
        </w:r>
      </w:ins>
      <w:del w:id="53" w:author="Kingston, Judith" w:date="2026-02-04T16:34:00Z" w16du:dateUtc="2026-02-04T15:34:00Z">
        <w:r w:rsidR="00E778DA" w:rsidRPr="00360A27" w:rsidDel="00EF3385">
          <w:rPr>
            <w:rFonts w:ascii="Times New Roman" w:hAnsi="Times New Roman" w:cs="Times New Roman"/>
            <w:sz w:val="20"/>
            <w:szCs w:val="20"/>
          </w:rPr>
          <w:delText>. P</w:delText>
        </w:r>
      </w:del>
      <w:proofErr w:type="spellStart"/>
      <w:r w:rsidR="00E778DA" w:rsidRPr="00360A27">
        <w:rPr>
          <w:rFonts w:ascii="Times New Roman" w:hAnsi="Times New Roman" w:cs="Times New Roman"/>
          <w:sz w:val="20"/>
          <w:szCs w:val="20"/>
        </w:rPr>
        <w:t>articipated</w:t>
      </w:r>
      <w:proofErr w:type="spellEnd"/>
      <w:r w:rsidR="00E778DA" w:rsidRPr="00360A27">
        <w:rPr>
          <w:rFonts w:ascii="Times New Roman" w:hAnsi="Times New Roman" w:cs="Times New Roman"/>
          <w:sz w:val="20"/>
          <w:szCs w:val="20"/>
        </w:rPr>
        <w:t xml:space="preserve"> in strategy meetings with agencies and reviewed proposed brand strategies with the marketing team</w:t>
      </w:r>
      <w:del w:id="54" w:author="Kingston, Judith" w:date="2026-02-04T16:33:00Z" w16du:dateUtc="2026-02-04T15:33:00Z">
        <w:r w:rsidR="00E778DA" w:rsidRPr="00360A27" w:rsidDel="00DD0405">
          <w:rPr>
            <w:rFonts w:ascii="Times New Roman" w:hAnsi="Times New Roman" w:cs="Times New Roman"/>
            <w:sz w:val="20"/>
            <w:szCs w:val="20"/>
          </w:rPr>
          <w:delText>.</w:delText>
        </w:r>
      </w:del>
    </w:p>
    <w:p w14:paraId="58723BAC" w14:textId="46E94B92" w:rsidR="00360A27" w:rsidRPr="00360A27" w:rsidRDefault="00360A27">
      <w:pPr>
        <w:pStyle w:val="ListParagraph"/>
        <w:numPr>
          <w:ilvl w:val="0"/>
          <w:numId w:val="10"/>
        </w:numPr>
        <w:spacing w:before="60" w:line="240" w:lineRule="auto"/>
        <w:jc w:val="both"/>
        <w:rPr>
          <w:rFonts w:ascii="Times New Roman" w:eastAsia="Times New Roman" w:hAnsi="Times New Roman" w:cs="Times New Roman"/>
          <w:sz w:val="20"/>
          <w:szCs w:val="20"/>
          <w:lang w:val="en-US"/>
        </w:rPr>
        <w:pPrChange w:id="55" w:author="Kingston, Judith" w:date="2026-02-04T16:07:00Z" w16du:dateUtc="2026-02-04T15:07:00Z">
          <w:pPr>
            <w:pStyle w:val="ListParagraph"/>
            <w:numPr>
              <w:numId w:val="10"/>
            </w:numPr>
            <w:spacing w:before="60"/>
            <w:ind w:left="502" w:hanging="360"/>
            <w:jc w:val="both"/>
          </w:pPr>
        </w:pPrChange>
      </w:pPr>
      <w:r w:rsidRPr="00360A27">
        <w:rPr>
          <w:rFonts w:ascii="Times New Roman" w:hAnsi="Times New Roman" w:cs="Times New Roman"/>
          <w:sz w:val="20"/>
          <w:szCs w:val="20"/>
        </w:rPr>
        <w:t xml:space="preserve">Conducted </w:t>
      </w:r>
      <w:r w:rsidRPr="00360A27">
        <w:rPr>
          <w:rStyle w:val="Strong"/>
          <w:rFonts w:ascii="Times New Roman" w:hAnsi="Times New Roman" w:cs="Times New Roman"/>
          <w:b w:val="0"/>
          <w:bCs w:val="0"/>
          <w:sz w:val="20"/>
          <w:szCs w:val="20"/>
        </w:rPr>
        <w:t>market and competitor analyses</w:t>
      </w:r>
      <w:r w:rsidRPr="00360A27">
        <w:rPr>
          <w:rFonts w:ascii="Times New Roman" w:hAnsi="Times New Roman" w:cs="Times New Roman"/>
          <w:sz w:val="20"/>
          <w:szCs w:val="20"/>
        </w:rPr>
        <w:t xml:space="preserve"> to benchmark positioning, campaign strategy, and communication tone for improved brand differentiation</w:t>
      </w:r>
      <w:del w:id="56" w:author="Kingston, Judith" w:date="2026-02-04T16:33:00Z" w16du:dateUtc="2026-02-04T15:33:00Z">
        <w:r w:rsidRPr="00360A27" w:rsidDel="00DD0405">
          <w:rPr>
            <w:rFonts w:ascii="Times New Roman" w:hAnsi="Times New Roman" w:cs="Times New Roman"/>
            <w:sz w:val="20"/>
            <w:szCs w:val="20"/>
          </w:rPr>
          <w:delText>.</w:delText>
        </w:r>
      </w:del>
    </w:p>
    <w:p w14:paraId="3F2E901D" w14:textId="51175D6B" w:rsidR="00360A27" w:rsidRPr="00360A27" w:rsidRDefault="00360A27">
      <w:pPr>
        <w:pStyle w:val="ListParagraph"/>
        <w:numPr>
          <w:ilvl w:val="0"/>
          <w:numId w:val="10"/>
        </w:numPr>
        <w:spacing w:before="60" w:line="240" w:lineRule="auto"/>
        <w:jc w:val="both"/>
        <w:rPr>
          <w:rFonts w:ascii="Times New Roman" w:eastAsia="Times New Roman" w:hAnsi="Times New Roman" w:cs="Times New Roman"/>
          <w:sz w:val="20"/>
          <w:szCs w:val="20"/>
          <w:lang w:val="en-US"/>
        </w:rPr>
        <w:pPrChange w:id="57" w:author="Kingston, Judith" w:date="2026-02-04T16:07:00Z" w16du:dateUtc="2026-02-04T15:07:00Z">
          <w:pPr>
            <w:pStyle w:val="ListParagraph"/>
            <w:numPr>
              <w:numId w:val="10"/>
            </w:numPr>
            <w:spacing w:before="60"/>
            <w:ind w:left="502" w:hanging="360"/>
            <w:jc w:val="both"/>
          </w:pPr>
        </w:pPrChange>
      </w:pPr>
      <w:r w:rsidRPr="00360A27">
        <w:rPr>
          <w:rFonts w:ascii="Times New Roman" w:hAnsi="Times New Roman" w:cs="Times New Roman"/>
          <w:sz w:val="20"/>
          <w:szCs w:val="20"/>
        </w:rPr>
        <w:t xml:space="preserve">Developed </w:t>
      </w:r>
      <w:r w:rsidRPr="00360A27">
        <w:rPr>
          <w:rStyle w:val="Strong"/>
          <w:rFonts w:ascii="Times New Roman" w:hAnsi="Times New Roman" w:cs="Times New Roman"/>
          <w:b w:val="0"/>
          <w:bCs w:val="0"/>
          <w:sz w:val="20"/>
          <w:szCs w:val="20"/>
        </w:rPr>
        <w:t>presentation decks and strategic briefs</w:t>
      </w:r>
      <w:r w:rsidRPr="00360A27">
        <w:rPr>
          <w:rFonts w:ascii="Times New Roman" w:hAnsi="Times New Roman" w:cs="Times New Roman"/>
          <w:sz w:val="20"/>
          <w:szCs w:val="20"/>
        </w:rPr>
        <w:t xml:space="preserve"> for agency pitches, rebranding discussions, local markets, and internal conferences</w:t>
      </w:r>
      <w:del w:id="58" w:author="Kingston, Judith" w:date="2026-02-04T16:33:00Z" w16du:dateUtc="2026-02-04T15:33:00Z">
        <w:r w:rsidRPr="00360A27" w:rsidDel="00DD0405">
          <w:rPr>
            <w:rFonts w:ascii="Times New Roman" w:hAnsi="Times New Roman" w:cs="Times New Roman"/>
            <w:sz w:val="20"/>
            <w:szCs w:val="20"/>
          </w:rPr>
          <w:delText>.</w:delText>
        </w:r>
      </w:del>
    </w:p>
    <w:p w14:paraId="0D6A9B1B" w14:textId="470F0605" w:rsidR="00E778DA" w:rsidRPr="00360A27" w:rsidRDefault="00E778DA">
      <w:pPr>
        <w:pStyle w:val="ListParagraph"/>
        <w:numPr>
          <w:ilvl w:val="0"/>
          <w:numId w:val="10"/>
        </w:numPr>
        <w:spacing w:before="60" w:line="240" w:lineRule="auto"/>
        <w:jc w:val="both"/>
        <w:rPr>
          <w:rFonts w:ascii="Times New Roman" w:eastAsia="Times New Roman" w:hAnsi="Times New Roman" w:cs="Times New Roman"/>
          <w:sz w:val="20"/>
          <w:szCs w:val="20"/>
          <w:lang w:val="en-US"/>
        </w:rPr>
        <w:pPrChange w:id="59" w:author="Kingston, Judith" w:date="2026-02-04T16:07:00Z" w16du:dateUtc="2026-02-04T15:07:00Z">
          <w:pPr>
            <w:pStyle w:val="ListParagraph"/>
            <w:numPr>
              <w:numId w:val="10"/>
            </w:numPr>
            <w:spacing w:before="60"/>
            <w:ind w:left="502" w:hanging="360"/>
            <w:jc w:val="both"/>
          </w:pPr>
        </w:pPrChange>
      </w:pPr>
      <w:r w:rsidRPr="00360A27">
        <w:rPr>
          <w:rFonts w:ascii="Times New Roman" w:hAnsi="Times New Roman" w:cs="Times New Roman"/>
          <w:sz w:val="20"/>
          <w:szCs w:val="20"/>
        </w:rPr>
        <w:t>Worked with global and local brand teams to adapt content, address localization queries, and ensure consistent implementation</w:t>
      </w:r>
      <w:r w:rsidR="004B1542" w:rsidRPr="00360A27">
        <w:rPr>
          <w:rFonts w:ascii="Times New Roman" w:hAnsi="Times New Roman" w:cs="Times New Roman"/>
          <w:sz w:val="20"/>
          <w:szCs w:val="20"/>
        </w:rPr>
        <w:t xml:space="preserve"> of No More Nails content</w:t>
      </w:r>
      <w:del w:id="60" w:author="Kingston, Judith" w:date="2026-02-04T16:33:00Z" w16du:dateUtc="2026-02-04T15:33:00Z">
        <w:r w:rsidRPr="00360A27" w:rsidDel="00DD0405">
          <w:rPr>
            <w:rFonts w:ascii="Times New Roman" w:hAnsi="Times New Roman" w:cs="Times New Roman"/>
            <w:sz w:val="20"/>
            <w:szCs w:val="20"/>
          </w:rPr>
          <w:delText>.</w:delText>
        </w:r>
      </w:del>
    </w:p>
    <w:p w14:paraId="0000000F" w14:textId="57C015B1" w:rsidR="00B65EAA" w:rsidRPr="005677CA" w:rsidRDefault="79F6DEA7">
      <w:pPr>
        <w:spacing w:before="240" w:line="240" w:lineRule="auto"/>
        <w:ind w:right="-59"/>
        <w:rPr>
          <w:rFonts w:ascii="Times New Roman" w:eastAsia="Times New Roman" w:hAnsi="Times New Roman" w:cs="Times New Roman"/>
          <w:b/>
          <w:bCs/>
          <w:sz w:val="20"/>
          <w:szCs w:val="20"/>
          <w:lang w:val="en-US"/>
        </w:rPr>
        <w:pPrChange w:id="61" w:author="Kingston, Judith" w:date="2026-02-04T16:32:00Z" w16du:dateUtc="2026-02-04T15:32:00Z">
          <w:pPr>
            <w:spacing w:before="60"/>
          </w:pPr>
        </w:pPrChange>
      </w:pPr>
      <w:proofErr w:type="spellStart"/>
      <w:r w:rsidRPr="1D411B95">
        <w:rPr>
          <w:rFonts w:ascii="Times New Roman" w:eastAsia="Times New Roman" w:hAnsi="Times New Roman" w:cs="Times New Roman"/>
          <w:b/>
          <w:bCs/>
          <w:sz w:val="20"/>
          <w:szCs w:val="20"/>
          <w:lang w:val="en-US"/>
        </w:rPr>
        <w:t>Pickyourtrail</w:t>
      </w:r>
      <w:proofErr w:type="spellEnd"/>
      <w:r w:rsidR="44B5FD1F" w:rsidRPr="1D411B95">
        <w:rPr>
          <w:rFonts w:ascii="Times New Roman" w:eastAsia="Times New Roman" w:hAnsi="Times New Roman" w:cs="Times New Roman"/>
          <w:b/>
          <w:bCs/>
          <w:sz w:val="20"/>
          <w:szCs w:val="20"/>
          <w:lang w:val="en-US"/>
        </w:rPr>
        <w:t xml:space="preserve">, </w:t>
      </w:r>
      <w:r w:rsidRPr="1D411B95">
        <w:rPr>
          <w:rFonts w:ascii="Times New Roman" w:eastAsia="Times New Roman" w:hAnsi="Times New Roman" w:cs="Times New Roman"/>
          <w:sz w:val="20"/>
          <w:szCs w:val="20"/>
          <w:lang w:val="en-US"/>
        </w:rPr>
        <w:t>Chennai, India</w:t>
      </w:r>
      <w:r w:rsidR="23DF49A6">
        <w:tab/>
      </w:r>
      <w:r w:rsidR="23DF49A6">
        <w:tab/>
      </w:r>
      <w:r w:rsidR="23DF49A6">
        <w:tab/>
      </w:r>
      <w:r w:rsidR="23DF49A6">
        <w:tab/>
      </w:r>
      <w:r w:rsidR="23DF49A6">
        <w:tab/>
      </w:r>
      <w:r w:rsidR="23DF49A6">
        <w:tab/>
      </w:r>
      <w:del w:id="62" w:author="Kingston, Judith" w:date="2026-02-04T15:59:00Z" w16du:dateUtc="2026-02-04T14:59:00Z">
        <w:r w:rsidR="23DF49A6" w:rsidDel="00D44ED7">
          <w:tab/>
        </w:r>
      </w:del>
      <w:del w:id="63" w:author="Kingston, Judith" w:date="2026-02-04T15:58:00Z" w16du:dateUtc="2026-02-04T14:58:00Z">
        <w:r w:rsidR="23DF49A6" w:rsidDel="00D44ED7">
          <w:tab/>
        </w:r>
      </w:del>
      <w:del w:id="64" w:author="Kingston, Judith" w:date="2026-02-04T15:59:00Z" w16du:dateUtc="2026-02-04T14:59:00Z">
        <w:r w:rsidR="44B5FD1F" w:rsidRPr="1D411B95" w:rsidDel="00D44ED7">
          <w:rPr>
            <w:rFonts w:ascii="Times New Roman" w:eastAsia="Times New Roman" w:hAnsi="Times New Roman" w:cs="Times New Roman"/>
            <w:b/>
            <w:bCs/>
            <w:sz w:val="20"/>
            <w:szCs w:val="20"/>
            <w:lang w:val="en-US"/>
          </w:rPr>
          <w:delText xml:space="preserve">  </w:delText>
        </w:r>
      </w:del>
      <w:r w:rsidR="44B5FD1F" w:rsidRPr="1D411B95">
        <w:rPr>
          <w:rFonts w:ascii="Times New Roman" w:eastAsia="Times New Roman" w:hAnsi="Times New Roman" w:cs="Times New Roman"/>
          <w:b/>
          <w:bCs/>
          <w:sz w:val="20"/>
          <w:szCs w:val="20"/>
          <w:lang w:val="en-US"/>
        </w:rPr>
        <w:t xml:space="preserve">      </w:t>
      </w:r>
      <w:r w:rsidR="23DF49A6">
        <w:tab/>
      </w:r>
      <w:r w:rsidR="3C6C2B98" w:rsidRPr="1D411B95">
        <w:rPr>
          <w:rFonts w:ascii="Times New Roman" w:eastAsia="Times New Roman" w:hAnsi="Times New Roman" w:cs="Times New Roman"/>
          <w:b/>
          <w:bCs/>
          <w:sz w:val="20"/>
          <w:szCs w:val="20"/>
          <w:lang w:val="en-US"/>
        </w:rPr>
        <w:t xml:space="preserve">         </w:t>
      </w:r>
      <w:r w:rsidR="003B6A36">
        <w:rPr>
          <w:rFonts w:ascii="Times New Roman" w:eastAsia="Times New Roman" w:hAnsi="Times New Roman" w:cs="Times New Roman"/>
          <w:b/>
          <w:bCs/>
          <w:sz w:val="20"/>
          <w:szCs w:val="20"/>
          <w:lang w:val="en-US"/>
        </w:rPr>
        <w:t xml:space="preserve">   </w:t>
      </w:r>
      <w:r w:rsidR="00EA1615">
        <w:rPr>
          <w:rFonts w:ascii="Times New Roman" w:eastAsia="Times New Roman" w:hAnsi="Times New Roman" w:cs="Times New Roman"/>
          <w:b/>
          <w:bCs/>
          <w:sz w:val="20"/>
          <w:szCs w:val="20"/>
          <w:lang w:val="en-US"/>
        </w:rPr>
        <w:tab/>
        <w:t xml:space="preserve">         </w:t>
      </w:r>
      <w:r w:rsidR="44B5FD1F" w:rsidRPr="1D411B95">
        <w:rPr>
          <w:rFonts w:ascii="Times New Roman" w:eastAsia="Times New Roman" w:hAnsi="Times New Roman" w:cs="Times New Roman"/>
          <w:b/>
          <w:bCs/>
          <w:sz w:val="20"/>
          <w:szCs w:val="20"/>
          <w:lang w:val="en-US"/>
        </w:rPr>
        <w:t>12/202</w:t>
      </w:r>
      <w:r w:rsidR="6EF08113" w:rsidRPr="1D411B95">
        <w:rPr>
          <w:rFonts w:ascii="Times New Roman" w:eastAsia="Times New Roman" w:hAnsi="Times New Roman" w:cs="Times New Roman"/>
          <w:b/>
          <w:bCs/>
          <w:sz w:val="20"/>
          <w:szCs w:val="20"/>
          <w:lang w:val="en-US"/>
        </w:rPr>
        <w:t>1</w:t>
      </w:r>
      <w:r w:rsidR="44B5FD1F" w:rsidRPr="1D411B95">
        <w:rPr>
          <w:rFonts w:ascii="Times New Roman" w:eastAsia="Times New Roman" w:hAnsi="Times New Roman" w:cs="Times New Roman"/>
          <w:b/>
          <w:bCs/>
          <w:sz w:val="20"/>
          <w:szCs w:val="20"/>
          <w:lang w:val="en-US"/>
        </w:rPr>
        <w:t xml:space="preserve"> – 03/2024</w:t>
      </w:r>
      <w:r w:rsidR="23DF49A6">
        <w:br/>
      </w:r>
      <w:r w:rsidRPr="1D411B95">
        <w:rPr>
          <w:rFonts w:ascii="Times New Roman" w:eastAsia="Times New Roman" w:hAnsi="Times New Roman" w:cs="Times New Roman"/>
          <w:sz w:val="20"/>
          <w:szCs w:val="20"/>
          <w:lang w:val="en-US"/>
        </w:rPr>
        <w:t>(An innovative startup enabling customers to customize and book personalized travel experiences)</w:t>
      </w:r>
    </w:p>
    <w:p w14:paraId="00000010" w14:textId="2759B580" w:rsidR="00B65EAA" w:rsidRPr="005677CA" w:rsidRDefault="79F6DEA7">
      <w:pPr>
        <w:spacing w:line="240" w:lineRule="auto"/>
        <w:rPr>
          <w:rFonts w:ascii="Times New Roman" w:eastAsia="Times New Roman" w:hAnsi="Times New Roman" w:cs="Times New Roman"/>
          <w:b/>
          <w:bCs/>
          <w:sz w:val="20"/>
          <w:szCs w:val="20"/>
        </w:rPr>
        <w:pPrChange w:id="65" w:author="Kingston, Judith" w:date="2026-02-04T16:07:00Z" w16du:dateUtc="2026-02-04T15:07:00Z">
          <w:pPr/>
        </w:pPrChange>
      </w:pPr>
      <w:r w:rsidRPr="1D411B95">
        <w:rPr>
          <w:rFonts w:ascii="Times New Roman" w:eastAsia="Times New Roman" w:hAnsi="Times New Roman" w:cs="Times New Roman"/>
          <w:b/>
          <w:bCs/>
          <w:sz w:val="20"/>
          <w:szCs w:val="20"/>
        </w:rPr>
        <w:t>Sales Team Lead</w:t>
      </w:r>
      <w:r w:rsidR="44B5FD1F" w:rsidRPr="1D411B95">
        <w:rPr>
          <w:rFonts w:ascii="Times New Roman" w:eastAsia="Times New Roman" w:hAnsi="Times New Roman" w:cs="Times New Roman"/>
          <w:b/>
          <w:bCs/>
          <w:sz w:val="20"/>
          <w:szCs w:val="20"/>
        </w:rPr>
        <w:t xml:space="preserve"> </w:t>
      </w:r>
      <w:r w:rsidR="44B5FD1F" w:rsidRPr="1D411B95">
        <w:rPr>
          <w:rFonts w:ascii="Times New Roman" w:eastAsia="Times New Roman" w:hAnsi="Times New Roman" w:cs="Times New Roman"/>
          <w:sz w:val="20"/>
          <w:szCs w:val="20"/>
        </w:rPr>
        <w:t>(07/</w:t>
      </w:r>
      <w:r w:rsidRPr="1D411B95">
        <w:rPr>
          <w:rFonts w:ascii="Times New Roman" w:eastAsia="Times New Roman" w:hAnsi="Times New Roman" w:cs="Times New Roman"/>
          <w:sz w:val="20"/>
          <w:szCs w:val="20"/>
        </w:rPr>
        <w:t xml:space="preserve">2023 </w:t>
      </w:r>
      <w:r w:rsidR="44B5FD1F" w:rsidRPr="1D411B95">
        <w:rPr>
          <w:rFonts w:ascii="Times New Roman" w:eastAsia="Times New Roman" w:hAnsi="Times New Roman" w:cs="Times New Roman"/>
          <w:sz w:val="20"/>
          <w:szCs w:val="20"/>
        </w:rPr>
        <w:t>– 03/</w:t>
      </w:r>
      <w:r w:rsidRPr="1D411B95">
        <w:rPr>
          <w:rFonts w:ascii="Times New Roman" w:eastAsia="Times New Roman" w:hAnsi="Times New Roman" w:cs="Times New Roman"/>
          <w:sz w:val="20"/>
          <w:szCs w:val="20"/>
        </w:rPr>
        <w:t>202</w:t>
      </w:r>
      <w:r w:rsidR="44B5FD1F" w:rsidRPr="1D411B95">
        <w:rPr>
          <w:rFonts w:ascii="Times New Roman" w:eastAsia="Times New Roman" w:hAnsi="Times New Roman" w:cs="Times New Roman"/>
          <w:sz w:val="20"/>
          <w:szCs w:val="20"/>
        </w:rPr>
        <w:t>4)</w:t>
      </w:r>
    </w:p>
    <w:p w14:paraId="51721D6B" w14:textId="33EC7B22" w:rsidR="00B65EAA" w:rsidRPr="005677CA" w:rsidRDefault="5E833BF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313C3E3E">
        <w:rPr>
          <w:rFonts w:ascii="Times New Roman" w:eastAsia="Times New Roman" w:hAnsi="Times New Roman" w:cs="Times New Roman"/>
          <w:sz w:val="20"/>
          <w:szCs w:val="20"/>
          <w:lang w:val="en-US"/>
        </w:rPr>
        <w:t xml:space="preserve">Led and managed a team of six, overseeing the recruitment, </w:t>
      </w:r>
      <w:del w:id="66" w:author="Kingston, Judith" w:date="2026-02-04T16:29:00Z" w16du:dateUtc="2026-02-04T15:29:00Z">
        <w:r w:rsidRPr="313C3E3E" w:rsidDel="00901409">
          <w:rPr>
            <w:rFonts w:ascii="Times New Roman" w:eastAsia="Times New Roman" w:hAnsi="Times New Roman" w:cs="Times New Roman"/>
            <w:sz w:val="20"/>
            <w:szCs w:val="20"/>
            <w:lang w:val="en-US"/>
          </w:rPr>
          <w:delText>goal-setting</w:delText>
        </w:r>
      </w:del>
      <w:ins w:id="67" w:author="Kingston, Judith" w:date="2026-02-04T16:29:00Z" w16du:dateUtc="2026-02-04T15:29:00Z">
        <w:r w:rsidR="00901409" w:rsidRPr="313C3E3E">
          <w:rPr>
            <w:rFonts w:ascii="Times New Roman" w:eastAsia="Times New Roman" w:hAnsi="Times New Roman" w:cs="Times New Roman"/>
            <w:sz w:val="20"/>
            <w:szCs w:val="20"/>
            <w:lang w:val="en-US"/>
          </w:rPr>
          <w:t>goal setting</w:t>
        </w:r>
      </w:ins>
      <w:r w:rsidRPr="313C3E3E">
        <w:rPr>
          <w:rFonts w:ascii="Times New Roman" w:eastAsia="Times New Roman" w:hAnsi="Times New Roman" w:cs="Times New Roman"/>
          <w:sz w:val="20"/>
          <w:szCs w:val="20"/>
          <w:lang w:val="en-US"/>
        </w:rPr>
        <w:t>, performance coaching, and continuous monitoring to drive sales outcome</w:t>
      </w:r>
      <w:r w:rsidR="00AE5C60">
        <w:rPr>
          <w:rFonts w:ascii="Times New Roman" w:eastAsia="Times New Roman" w:hAnsi="Times New Roman" w:cs="Times New Roman"/>
          <w:sz w:val="20"/>
          <w:szCs w:val="20"/>
          <w:lang w:val="en-US"/>
        </w:rPr>
        <w:t>s</w:t>
      </w:r>
      <w:r w:rsidRPr="313C3E3E">
        <w:rPr>
          <w:rFonts w:ascii="Times New Roman" w:eastAsia="Times New Roman" w:hAnsi="Times New Roman" w:cs="Times New Roman"/>
          <w:sz w:val="20"/>
          <w:szCs w:val="20"/>
          <w:lang w:val="en-US"/>
        </w:rPr>
        <w:t xml:space="preserve"> by leveraging behavioral </w:t>
      </w:r>
      <w:ins w:id="68" w:author="Kingston, Judith" w:date="2026-02-04T16:30:00Z" w16du:dateUtc="2026-02-04T15:30:00Z">
        <w:r w:rsidR="00901409">
          <w:rPr>
            <w:rFonts w:ascii="Times New Roman" w:eastAsia="Times New Roman" w:hAnsi="Times New Roman" w:cs="Times New Roman"/>
            <w:sz w:val="20"/>
            <w:szCs w:val="20"/>
            <w:lang w:val="en-US"/>
          </w:rPr>
          <w:t>p</w:t>
        </w:r>
      </w:ins>
      <w:del w:id="69" w:author="Kingston, Judith" w:date="2026-02-04T16:30:00Z" w16du:dateUtc="2026-02-04T15:30:00Z">
        <w:r w:rsidRPr="313C3E3E" w:rsidDel="00901409">
          <w:rPr>
            <w:rFonts w:ascii="Times New Roman" w:eastAsia="Times New Roman" w:hAnsi="Times New Roman" w:cs="Times New Roman"/>
            <w:sz w:val="20"/>
            <w:szCs w:val="20"/>
            <w:lang w:val="en-US"/>
          </w:rPr>
          <w:delText>P</w:delText>
        </w:r>
      </w:del>
      <w:r w:rsidRPr="313C3E3E">
        <w:rPr>
          <w:rFonts w:ascii="Times New Roman" w:eastAsia="Times New Roman" w:hAnsi="Times New Roman" w:cs="Times New Roman"/>
          <w:sz w:val="20"/>
          <w:szCs w:val="20"/>
          <w:lang w:val="en-US"/>
        </w:rPr>
        <w:t>sychology</w:t>
      </w:r>
    </w:p>
    <w:p w14:paraId="09CBEB94" w14:textId="566193A2" w:rsidR="00B65EAA" w:rsidRPr="005677CA" w:rsidRDefault="74068B85"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Designed and delivered training presentations using PowerPoint to enhance team expertise on</w:t>
      </w:r>
      <w:r w:rsidR="4E8A4D86" w:rsidRPr="1D411B95">
        <w:rPr>
          <w:rFonts w:ascii="Times New Roman" w:eastAsia="Times New Roman" w:hAnsi="Times New Roman" w:cs="Times New Roman"/>
          <w:sz w:val="20"/>
          <w:szCs w:val="20"/>
          <w:lang w:val="en-US"/>
        </w:rPr>
        <w:t xml:space="preserve"> destinations, </w:t>
      </w:r>
      <w:r w:rsidRPr="1D411B95">
        <w:rPr>
          <w:rFonts w:ascii="Times New Roman" w:eastAsia="Times New Roman" w:hAnsi="Times New Roman" w:cs="Times New Roman"/>
          <w:sz w:val="20"/>
          <w:szCs w:val="20"/>
          <w:lang w:val="en-US"/>
        </w:rPr>
        <w:t>market trends</w:t>
      </w:r>
      <w:r w:rsidR="24C25FA2" w:rsidRPr="1D411B95">
        <w:rPr>
          <w:rFonts w:ascii="Times New Roman" w:eastAsia="Times New Roman" w:hAnsi="Times New Roman" w:cs="Times New Roman"/>
          <w:sz w:val="20"/>
          <w:szCs w:val="20"/>
          <w:lang w:val="en-US"/>
        </w:rPr>
        <w:t xml:space="preserve">, </w:t>
      </w:r>
      <w:r w:rsidRPr="1D411B95">
        <w:rPr>
          <w:rFonts w:ascii="Times New Roman" w:eastAsia="Times New Roman" w:hAnsi="Times New Roman" w:cs="Times New Roman"/>
          <w:sz w:val="20"/>
          <w:szCs w:val="20"/>
          <w:lang w:val="en-US"/>
        </w:rPr>
        <w:t>customer engagement strategies, data-driven sales techniques, negotiation tactics, and pipeline managemen</w:t>
      </w:r>
      <w:r w:rsidR="407843D9" w:rsidRPr="1D411B95">
        <w:rPr>
          <w:rFonts w:ascii="Times New Roman" w:eastAsia="Times New Roman" w:hAnsi="Times New Roman" w:cs="Times New Roman"/>
          <w:sz w:val="20"/>
          <w:szCs w:val="20"/>
          <w:lang w:val="en-US"/>
        </w:rPr>
        <w:t>t</w:t>
      </w:r>
    </w:p>
    <w:p w14:paraId="0A4BEA01" w14:textId="70DB417C" w:rsidR="6FBFCEE0" w:rsidRDefault="6FBFCEE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Created and maintained performance dashboards in Excel using pivot tables and utilized Power BI for comprehensive data analysis, tracking daily, weekly, and monthly KPIs to derive actionable insights and drive strategic decision-making</w:t>
      </w:r>
      <w:del w:id="70" w:author="Kingston, Judith" w:date="2026-02-04T16:33:00Z" w16du:dateUtc="2026-02-04T15:33:00Z">
        <w:r w:rsidRPr="1D411B95" w:rsidDel="00DD0405">
          <w:rPr>
            <w:rFonts w:ascii="Times New Roman" w:eastAsia="Times New Roman" w:hAnsi="Times New Roman" w:cs="Times New Roman"/>
            <w:sz w:val="20"/>
            <w:szCs w:val="20"/>
            <w:lang w:val="en-US"/>
          </w:rPr>
          <w:delText>.</w:delText>
        </w:r>
      </w:del>
    </w:p>
    <w:p w14:paraId="6FDA55B5" w14:textId="7CD64FC1" w:rsidR="3B4D6AB0" w:rsidRDefault="3B4D6AB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Collaborated with cross-functional teams: Worked with customer support to enhance post-booking and on-trip experiences, partnered with the product team to refine the website journey, and engaged with leadership to analyze sales data and implement strategies to boost team performance</w:t>
      </w:r>
      <w:del w:id="71" w:author="Kingston, Judith" w:date="2026-02-04T16:33:00Z" w16du:dateUtc="2026-02-04T15:33:00Z">
        <w:r w:rsidRPr="1D411B95" w:rsidDel="00DD0405">
          <w:rPr>
            <w:rFonts w:ascii="Times New Roman" w:eastAsia="Times New Roman" w:hAnsi="Times New Roman" w:cs="Times New Roman"/>
            <w:sz w:val="20"/>
            <w:szCs w:val="20"/>
            <w:lang w:val="en-US"/>
          </w:rPr>
          <w:delText>.</w:delText>
        </w:r>
      </w:del>
    </w:p>
    <w:p w14:paraId="08805737" w14:textId="2045E199" w:rsidR="00B65EAA" w:rsidRPr="005677CA" w:rsidRDefault="5E833BF0" w:rsidP="00E72CC0">
      <w:pPr>
        <w:numPr>
          <w:ilvl w:val="0"/>
          <w:numId w:val="3"/>
        </w:numPr>
        <w:spacing w:before="23"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Achieved consistent 100% monthly performance, meeting the €2.6M annual target</w:t>
      </w:r>
      <w:r w:rsidR="00AE5C60">
        <w:rPr>
          <w:rFonts w:ascii="Times New Roman" w:eastAsia="Times New Roman" w:hAnsi="Times New Roman" w:cs="Times New Roman"/>
          <w:sz w:val="20"/>
          <w:szCs w:val="20"/>
          <w:lang w:val="en-US"/>
        </w:rPr>
        <w:t xml:space="preserve"> leading to an overall</w:t>
      </w:r>
      <w:r w:rsidR="5312148A" w:rsidRPr="1D411B95">
        <w:rPr>
          <w:rFonts w:ascii="Times New Roman" w:eastAsia="Times New Roman" w:hAnsi="Times New Roman" w:cs="Times New Roman"/>
          <w:sz w:val="20"/>
          <w:szCs w:val="20"/>
          <w:lang w:val="en-US"/>
        </w:rPr>
        <w:t xml:space="preserve"> </w:t>
      </w:r>
      <w:r w:rsidRPr="1D411B95">
        <w:rPr>
          <w:rFonts w:ascii="Times New Roman" w:eastAsia="Times New Roman" w:hAnsi="Times New Roman" w:cs="Times New Roman"/>
          <w:sz w:val="20"/>
          <w:szCs w:val="20"/>
          <w:lang w:val="en-US"/>
        </w:rPr>
        <w:t>team productivity by 25%</w:t>
      </w:r>
      <w:del w:id="72" w:author="Kingston, Judith" w:date="2026-02-04T16:33:00Z" w16du:dateUtc="2026-02-04T15:33:00Z">
        <w:r w:rsidR="0E4A3C00" w:rsidRPr="1D411B95" w:rsidDel="00DD0405">
          <w:rPr>
            <w:rFonts w:ascii="Times New Roman" w:eastAsia="Times New Roman" w:hAnsi="Times New Roman" w:cs="Times New Roman"/>
            <w:sz w:val="20"/>
            <w:szCs w:val="20"/>
            <w:lang w:val="en-US"/>
          </w:rPr>
          <w:delText>.</w:delText>
        </w:r>
      </w:del>
    </w:p>
    <w:p w14:paraId="00000016" w14:textId="7BB05407" w:rsidR="00B65EAA" w:rsidRPr="005677CA" w:rsidRDefault="79F6DEA7" w:rsidP="00E72CC0">
      <w:pPr>
        <w:spacing w:before="100" w:line="240" w:lineRule="auto"/>
        <w:jc w:val="both"/>
        <w:rPr>
          <w:rFonts w:ascii="Times New Roman" w:eastAsia="Times New Roman" w:hAnsi="Times New Roman" w:cs="Times New Roman"/>
          <w:b/>
          <w:bCs/>
          <w:sz w:val="20"/>
          <w:szCs w:val="20"/>
        </w:rPr>
      </w:pPr>
      <w:r w:rsidRPr="5838EB52">
        <w:rPr>
          <w:rFonts w:ascii="Times New Roman" w:eastAsia="Times New Roman" w:hAnsi="Times New Roman" w:cs="Times New Roman"/>
          <w:b/>
          <w:bCs/>
          <w:sz w:val="20"/>
          <w:szCs w:val="20"/>
        </w:rPr>
        <w:lastRenderedPageBreak/>
        <w:t>Senior Travel Consultant</w:t>
      </w:r>
      <w:r w:rsidR="7E84D197" w:rsidRPr="5838EB52">
        <w:rPr>
          <w:rFonts w:ascii="Times New Roman" w:eastAsia="Times New Roman" w:hAnsi="Times New Roman" w:cs="Times New Roman"/>
          <w:b/>
          <w:bCs/>
          <w:sz w:val="20"/>
          <w:szCs w:val="20"/>
        </w:rPr>
        <w:t xml:space="preserve"> </w:t>
      </w:r>
      <w:r w:rsidR="7E84D197" w:rsidRPr="5838EB52">
        <w:rPr>
          <w:rFonts w:ascii="Times New Roman" w:eastAsia="Times New Roman" w:hAnsi="Times New Roman" w:cs="Times New Roman"/>
          <w:sz w:val="20"/>
          <w:szCs w:val="20"/>
        </w:rPr>
        <w:t>(12/202</w:t>
      </w:r>
      <w:r w:rsidR="5C7088DE" w:rsidRPr="5838EB52">
        <w:rPr>
          <w:rFonts w:ascii="Times New Roman" w:eastAsia="Times New Roman" w:hAnsi="Times New Roman" w:cs="Times New Roman"/>
          <w:sz w:val="20"/>
          <w:szCs w:val="20"/>
        </w:rPr>
        <w:t>1</w:t>
      </w:r>
      <w:r w:rsidR="7E84D197" w:rsidRPr="5838EB52">
        <w:rPr>
          <w:rFonts w:ascii="Times New Roman" w:eastAsia="Times New Roman" w:hAnsi="Times New Roman" w:cs="Times New Roman"/>
          <w:sz w:val="20"/>
          <w:szCs w:val="20"/>
        </w:rPr>
        <w:t xml:space="preserve"> – 06/2023)</w:t>
      </w:r>
      <w:r w:rsidRPr="5838EB52">
        <w:rPr>
          <w:rFonts w:ascii="Times New Roman" w:eastAsia="Times New Roman" w:hAnsi="Times New Roman" w:cs="Times New Roman"/>
          <w:sz w:val="20"/>
          <w:szCs w:val="20"/>
        </w:rPr>
        <w:t xml:space="preserve">   </w:t>
      </w:r>
      <w:r w:rsidRPr="5838EB52">
        <w:rPr>
          <w:rFonts w:ascii="Times New Roman" w:eastAsia="Times New Roman" w:hAnsi="Times New Roman" w:cs="Times New Roman"/>
          <w:b/>
          <w:bCs/>
          <w:sz w:val="20"/>
          <w:szCs w:val="20"/>
        </w:rPr>
        <w:t xml:space="preserve">                                  </w:t>
      </w:r>
    </w:p>
    <w:p w14:paraId="6C0ADDE5" w14:textId="4E7569A9" w:rsidR="50A4000E" w:rsidRDefault="12462A07"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Consulted directly with clients to understand their vacation requirements, including preferences, budgets, and expectations, and designed tailored vacation plans from start to finish, ensuring seamless execution</w:t>
      </w:r>
      <w:del w:id="73" w:author="Kingston, Judith" w:date="2026-02-04T16:36:00Z" w16du:dateUtc="2026-02-04T15:36:00Z">
        <w:r w:rsidRPr="1D411B95" w:rsidDel="00AB77E5">
          <w:rPr>
            <w:rFonts w:ascii="Times New Roman" w:eastAsia="Times New Roman" w:hAnsi="Times New Roman" w:cs="Times New Roman"/>
            <w:sz w:val="20"/>
            <w:szCs w:val="20"/>
            <w:lang w:val="en-US"/>
          </w:rPr>
          <w:delText>.</w:delText>
        </w:r>
      </w:del>
    </w:p>
    <w:p w14:paraId="59B2353F" w14:textId="7CDC116A" w:rsidR="50A4000E" w:rsidRDefault="12462A07"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lang w:val="en-US"/>
        </w:rPr>
      </w:pPr>
      <w:r w:rsidRPr="1D411B95">
        <w:rPr>
          <w:rFonts w:ascii="Times New Roman" w:eastAsia="Times New Roman" w:hAnsi="Times New Roman" w:cs="Times New Roman"/>
          <w:sz w:val="20"/>
          <w:szCs w:val="20"/>
          <w:lang w:val="en-US"/>
        </w:rPr>
        <w:t>Achieved 130% of sales targets, generating €463K in revenue within a year, while maintaining a 9/10 average client satisfaction score across 600+ trips</w:t>
      </w:r>
      <w:del w:id="74" w:author="Kingston, Judith" w:date="2026-02-04T16:36:00Z" w16du:dateUtc="2026-02-04T15:36:00Z">
        <w:r w:rsidRPr="1D411B95" w:rsidDel="00AB77E5">
          <w:rPr>
            <w:rFonts w:ascii="Times New Roman" w:eastAsia="Times New Roman" w:hAnsi="Times New Roman" w:cs="Times New Roman"/>
            <w:sz w:val="20"/>
            <w:szCs w:val="20"/>
            <w:lang w:val="en-US"/>
          </w:rPr>
          <w:delText>.</w:delText>
        </w:r>
      </w:del>
    </w:p>
    <w:p w14:paraId="79664D40" w14:textId="61FF6F6F" w:rsidR="68ED53B4" w:rsidRDefault="68ED53B4"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rPr>
      </w:pPr>
      <w:r w:rsidRPr="1D411B95">
        <w:rPr>
          <w:rFonts w:ascii="Times New Roman" w:eastAsia="Times New Roman" w:hAnsi="Times New Roman" w:cs="Times New Roman"/>
          <w:sz w:val="20"/>
          <w:szCs w:val="20"/>
          <w:lang w:val="en-US"/>
        </w:rPr>
        <w:t>Utilized Power BI to conduct market analysis, identifying top-selling destinations and popular activities each month</w:t>
      </w:r>
      <w:ins w:id="75" w:author="Kingston, Judith" w:date="2026-02-04T16:36:00Z" w16du:dateUtc="2026-02-04T15:36:00Z">
        <w:r w:rsidR="007A5572">
          <w:rPr>
            <w:rFonts w:ascii="Times New Roman" w:eastAsia="Times New Roman" w:hAnsi="Times New Roman" w:cs="Times New Roman"/>
            <w:sz w:val="20"/>
            <w:szCs w:val="20"/>
            <w:lang w:val="en-US"/>
          </w:rPr>
          <w:t>;</w:t>
        </w:r>
      </w:ins>
      <w:del w:id="76" w:author="Kingston, Judith" w:date="2026-02-04T16:36:00Z" w16du:dateUtc="2026-02-04T15:36:00Z">
        <w:r w:rsidRPr="1D411B95" w:rsidDel="007A5572">
          <w:rPr>
            <w:rFonts w:ascii="Times New Roman" w:eastAsia="Times New Roman" w:hAnsi="Times New Roman" w:cs="Times New Roman"/>
            <w:sz w:val="20"/>
            <w:szCs w:val="20"/>
            <w:lang w:val="en-US"/>
          </w:rPr>
          <w:delText>.</w:delText>
        </w:r>
      </w:del>
      <w:r w:rsidRPr="1D411B95">
        <w:rPr>
          <w:rFonts w:ascii="Times New Roman" w:eastAsia="Times New Roman" w:hAnsi="Times New Roman" w:cs="Times New Roman"/>
          <w:sz w:val="20"/>
          <w:szCs w:val="20"/>
          <w:lang w:val="en-US"/>
        </w:rPr>
        <w:t xml:space="preserve"> </w:t>
      </w:r>
      <w:ins w:id="77" w:author="Kingston, Judith" w:date="2026-02-04T16:36:00Z" w16du:dateUtc="2026-02-04T15:36:00Z">
        <w:r w:rsidR="007A5572">
          <w:rPr>
            <w:rFonts w:ascii="Times New Roman" w:eastAsia="Times New Roman" w:hAnsi="Times New Roman" w:cs="Times New Roman"/>
            <w:sz w:val="20"/>
            <w:szCs w:val="20"/>
            <w:lang w:val="en-US"/>
          </w:rPr>
          <w:t>l</w:t>
        </w:r>
      </w:ins>
      <w:del w:id="78" w:author="Kingston, Judith" w:date="2026-02-04T16:36:00Z" w16du:dateUtc="2026-02-04T15:36:00Z">
        <w:r w:rsidRPr="1D411B95" w:rsidDel="007A5572">
          <w:rPr>
            <w:rFonts w:ascii="Times New Roman" w:eastAsia="Times New Roman" w:hAnsi="Times New Roman" w:cs="Times New Roman"/>
            <w:sz w:val="20"/>
            <w:szCs w:val="20"/>
            <w:lang w:val="en-US"/>
          </w:rPr>
          <w:delText>L</w:delText>
        </w:r>
      </w:del>
      <w:r w:rsidRPr="1D411B95">
        <w:rPr>
          <w:rFonts w:ascii="Times New Roman" w:eastAsia="Times New Roman" w:hAnsi="Times New Roman" w:cs="Times New Roman"/>
          <w:sz w:val="20"/>
          <w:szCs w:val="20"/>
          <w:lang w:val="en-US"/>
        </w:rPr>
        <w:t>everaged</w:t>
      </w:r>
      <w:del w:id="79" w:author="Kingston, Judith" w:date="2026-02-04T16:36:00Z" w16du:dateUtc="2026-02-04T15:36:00Z">
        <w:r w:rsidRPr="1D411B95" w:rsidDel="007A5572">
          <w:rPr>
            <w:rFonts w:ascii="Times New Roman" w:eastAsia="Times New Roman" w:hAnsi="Times New Roman" w:cs="Times New Roman"/>
            <w:sz w:val="20"/>
            <w:szCs w:val="20"/>
            <w:lang w:val="en-US"/>
          </w:rPr>
          <w:delText xml:space="preserve"> these</w:delText>
        </w:r>
      </w:del>
      <w:r w:rsidRPr="1D411B95">
        <w:rPr>
          <w:rFonts w:ascii="Times New Roman" w:eastAsia="Times New Roman" w:hAnsi="Times New Roman" w:cs="Times New Roman"/>
          <w:sz w:val="20"/>
          <w:szCs w:val="20"/>
          <w:lang w:val="en-US"/>
        </w:rPr>
        <w:t xml:space="preserve"> insights to enhance performance, refine sales pitches, and onboard more clients by promoting high-demand options effectively</w:t>
      </w:r>
      <w:del w:id="80" w:author="Kingston, Judith" w:date="2026-02-04T16:36:00Z" w16du:dateUtc="2026-02-04T15:36:00Z">
        <w:r w:rsidRPr="1D411B95" w:rsidDel="00AB77E5">
          <w:rPr>
            <w:rFonts w:ascii="Times New Roman" w:eastAsia="Times New Roman" w:hAnsi="Times New Roman" w:cs="Times New Roman"/>
            <w:sz w:val="20"/>
            <w:szCs w:val="20"/>
            <w:lang w:val="en-US"/>
          </w:rPr>
          <w:delText>.</w:delText>
        </w:r>
      </w:del>
    </w:p>
    <w:p w14:paraId="453CBF66" w14:textId="1A04CE15" w:rsidR="30F70B7B" w:rsidRDefault="30F70B7B"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rPr>
      </w:pPr>
      <w:r w:rsidRPr="31CBEC91">
        <w:rPr>
          <w:rFonts w:ascii="Times New Roman" w:eastAsia="Times New Roman" w:hAnsi="Times New Roman" w:cs="Times New Roman"/>
          <w:sz w:val="20"/>
          <w:szCs w:val="20"/>
          <w:lang w:val="en-US"/>
        </w:rPr>
        <w:t>Took the initiative to onboard and mentor new team members, delivering training on destination knowledge, client conversion strategies, utilization of the company product, booking processes, pipeline management, and effective pitching techniques to enhance overall team performance</w:t>
      </w:r>
      <w:del w:id="81" w:author="Kingston, Judith" w:date="2026-02-04T16:36:00Z" w16du:dateUtc="2026-02-04T15:36:00Z">
        <w:r w:rsidRPr="31CBEC91" w:rsidDel="00AB77E5">
          <w:rPr>
            <w:rFonts w:ascii="Times New Roman" w:eastAsia="Times New Roman" w:hAnsi="Times New Roman" w:cs="Times New Roman"/>
            <w:sz w:val="20"/>
            <w:szCs w:val="20"/>
            <w:lang w:val="en-US"/>
          </w:rPr>
          <w:delText>.</w:delText>
        </w:r>
      </w:del>
    </w:p>
    <w:p w14:paraId="334DDB47" w14:textId="301986BB" w:rsidR="008A3D15" w:rsidRPr="00A76F67" w:rsidRDefault="5564FCA3" w:rsidP="00E72CC0">
      <w:pPr>
        <w:pStyle w:val="ListParagraph"/>
        <w:numPr>
          <w:ilvl w:val="0"/>
          <w:numId w:val="4"/>
        </w:numPr>
        <w:spacing w:line="240" w:lineRule="auto"/>
        <w:ind w:left="510" w:hanging="340"/>
        <w:jc w:val="both"/>
        <w:rPr>
          <w:rFonts w:ascii="Times New Roman" w:eastAsia="Times New Roman" w:hAnsi="Times New Roman" w:cs="Times New Roman"/>
          <w:sz w:val="20"/>
          <w:szCs w:val="20"/>
        </w:rPr>
      </w:pPr>
      <w:r w:rsidRPr="31CBEC91">
        <w:rPr>
          <w:rFonts w:ascii="Times New Roman" w:eastAsia="Times New Roman" w:hAnsi="Times New Roman" w:cs="Times New Roman"/>
          <w:sz w:val="20"/>
          <w:szCs w:val="20"/>
          <w:lang w:val="en-US"/>
        </w:rPr>
        <w:t xml:space="preserve">Utilized </w:t>
      </w:r>
      <w:proofErr w:type="spellStart"/>
      <w:r w:rsidRPr="31CBEC91">
        <w:rPr>
          <w:rFonts w:ascii="Times New Roman" w:eastAsia="Times New Roman" w:hAnsi="Times New Roman" w:cs="Times New Roman"/>
          <w:sz w:val="20"/>
          <w:szCs w:val="20"/>
          <w:lang w:val="en-US"/>
        </w:rPr>
        <w:t>Freshworks</w:t>
      </w:r>
      <w:proofErr w:type="spellEnd"/>
      <w:r w:rsidRPr="31CBEC91">
        <w:rPr>
          <w:rFonts w:ascii="Times New Roman" w:eastAsia="Times New Roman" w:hAnsi="Times New Roman" w:cs="Times New Roman"/>
          <w:sz w:val="20"/>
          <w:szCs w:val="20"/>
          <w:lang w:val="en-US"/>
        </w:rPr>
        <w:t xml:space="preserve"> CRM tools for customer support, managing client communications, reviewing support team interactions, and resolving escalations to enhance customer experience and drive operational efficiency</w:t>
      </w:r>
      <w:del w:id="82" w:author="Kingston, Judith" w:date="2026-02-04T16:37:00Z" w16du:dateUtc="2026-02-04T15:37:00Z">
        <w:r w:rsidRPr="31CBEC91" w:rsidDel="007A5572">
          <w:rPr>
            <w:rFonts w:ascii="Times New Roman" w:eastAsia="Times New Roman" w:hAnsi="Times New Roman" w:cs="Times New Roman"/>
            <w:sz w:val="20"/>
            <w:szCs w:val="20"/>
            <w:lang w:val="en-US"/>
          </w:rPr>
          <w:delText>.</w:delText>
        </w:r>
      </w:del>
    </w:p>
    <w:p w14:paraId="7CCD64FB" w14:textId="10EEC6D0" w:rsidR="00C6213E" w:rsidRDefault="563B8CD5" w:rsidP="00E72CC0">
      <w:pPr>
        <w:pBdr>
          <w:bottom w:val="single" w:sz="4" w:space="1" w:color="000000"/>
        </w:pBdr>
        <w:spacing w:before="200" w:line="240" w:lineRule="auto"/>
        <w:jc w:val="center"/>
        <w:rPr>
          <w:rFonts w:ascii="Times New Roman" w:eastAsia="Times New Roman" w:hAnsi="Times New Roman" w:cs="Times New Roman"/>
          <w:b/>
          <w:bCs/>
          <w:sz w:val="20"/>
          <w:szCs w:val="20"/>
        </w:rPr>
      </w:pPr>
      <w:r w:rsidRPr="1D411B95">
        <w:rPr>
          <w:rFonts w:ascii="Times New Roman" w:eastAsia="Times New Roman" w:hAnsi="Times New Roman" w:cs="Times New Roman"/>
          <w:b/>
          <w:bCs/>
          <w:sz w:val="20"/>
          <w:szCs w:val="20"/>
        </w:rPr>
        <w:t>EXTRACURRICULAR ACTIVITIES</w:t>
      </w:r>
    </w:p>
    <w:p w14:paraId="7B8042DD" w14:textId="5C74A21B" w:rsidR="000450B7" w:rsidRDefault="79F6DEA7" w:rsidP="00E72CC0">
      <w:pPr>
        <w:spacing w:before="60" w:line="240" w:lineRule="auto"/>
        <w:rPr>
          <w:rFonts w:ascii="Times New Roman" w:eastAsia="Times New Roman" w:hAnsi="Times New Roman" w:cs="Times New Roman"/>
          <w:b/>
          <w:bCs/>
          <w:sz w:val="20"/>
          <w:szCs w:val="20"/>
          <w:lang w:val="en-US"/>
        </w:rPr>
      </w:pPr>
      <w:r w:rsidRPr="1D411B95">
        <w:rPr>
          <w:rFonts w:ascii="Times New Roman" w:eastAsia="Times New Roman" w:hAnsi="Times New Roman" w:cs="Times New Roman"/>
          <w:b/>
          <w:bCs/>
          <w:sz w:val="20"/>
          <w:szCs w:val="20"/>
        </w:rPr>
        <w:t>Studio - Dramatics Club, SASTRA University</w:t>
      </w:r>
      <w:r w:rsidR="7D6D1039" w:rsidRPr="1D411B95">
        <w:rPr>
          <w:rFonts w:ascii="Times New Roman" w:eastAsia="Times New Roman" w:hAnsi="Times New Roman" w:cs="Times New Roman"/>
          <w:b/>
          <w:bCs/>
          <w:sz w:val="20"/>
          <w:szCs w:val="20"/>
        </w:rPr>
        <w:t xml:space="preserve">, </w:t>
      </w:r>
      <w:r w:rsidRPr="1D411B95">
        <w:rPr>
          <w:rFonts w:ascii="Times New Roman" w:eastAsia="Times New Roman" w:hAnsi="Times New Roman" w:cs="Times New Roman"/>
          <w:sz w:val="20"/>
          <w:szCs w:val="20"/>
        </w:rPr>
        <w:t xml:space="preserve">Thanjavur, India </w:t>
      </w:r>
      <w:r w:rsidR="6085EEE5" w:rsidRPr="1D411B95">
        <w:rPr>
          <w:rFonts w:ascii="Times New Roman" w:eastAsia="Times New Roman" w:hAnsi="Times New Roman" w:cs="Times New Roman"/>
          <w:sz w:val="20"/>
          <w:szCs w:val="20"/>
        </w:rPr>
        <w:t xml:space="preserve">         </w:t>
      </w:r>
      <w:del w:id="83" w:author="Kingston, Judith" w:date="2026-02-04T16:06:00Z" w16du:dateUtc="2026-02-04T15:06:00Z">
        <w:r w:rsidR="6085EEE5" w:rsidRPr="1D411B95" w:rsidDel="00945869">
          <w:rPr>
            <w:rFonts w:ascii="Times New Roman" w:eastAsia="Times New Roman" w:hAnsi="Times New Roman" w:cs="Times New Roman"/>
            <w:sz w:val="20"/>
            <w:szCs w:val="20"/>
          </w:rPr>
          <w:delText xml:space="preserve">                  </w:delText>
        </w:r>
      </w:del>
      <w:r w:rsidR="6085EEE5" w:rsidRPr="1D411B95">
        <w:rPr>
          <w:rFonts w:ascii="Times New Roman" w:eastAsia="Times New Roman" w:hAnsi="Times New Roman" w:cs="Times New Roman"/>
          <w:sz w:val="20"/>
          <w:szCs w:val="20"/>
        </w:rPr>
        <w:t xml:space="preserve">                            </w:t>
      </w:r>
      <w:r w:rsidR="14859E9B" w:rsidRPr="1D411B95">
        <w:rPr>
          <w:rFonts w:ascii="Times New Roman" w:eastAsia="Times New Roman" w:hAnsi="Times New Roman" w:cs="Times New Roman"/>
          <w:sz w:val="20"/>
          <w:szCs w:val="20"/>
        </w:rPr>
        <w:t xml:space="preserve">          </w:t>
      </w:r>
      <w:r w:rsidR="2037762C" w:rsidRPr="1D411B95">
        <w:rPr>
          <w:rFonts w:ascii="Times New Roman" w:eastAsia="Times New Roman" w:hAnsi="Times New Roman" w:cs="Times New Roman"/>
          <w:sz w:val="20"/>
          <w:szCs w:val="20"/>
        </w:rPr>
        <w:t xml:space="preserve">           </w:t>
      </w:r>
      <w:r w:rsidR="003B6A36">
        <w:rPr>
          <w:rFonts w:ascii="Times New Roman" w:eastAsia="Times New Roman" w:hAnsi="Times New Roman" w:cs="Times New Roman"/>
          <w:sz w:val="20"/>
          <w:szCs w:val="20"/>
        </w:rPr>
        <w:t xml:space="preserve"> </w:t>
      </w:r>
      <w:r w:rsidR="6085EEE5" w:rsidRPr="1D411B95">
        <w:rPr>
          <w:rFonts w:ascii="Times New Roman" w:eastAsia="Times New Roman" w:hAnsi="Times New Roman" w:cs="Times New Roman"/>
          <w:b/>
          <w:bCs/>
          <w:sz w:val="20"/>
          <w:szCs w:val="20"/>
        </w:rPr>
        <w:t xml:space="preserve">06/2015 </w:t>
      </w:r>
      <w:r w:rsidR="6085EEE5" w:rsidRPr="1D411B95">
        <w:rPr>
          <w:rFonts w:ascii="Times New Roman" w:eastAsia="Times New Roman" w:hAnsi="Times New Roman" w:cs="Times New Roman"/>
          <w:b/>
          <w:bCs/>
          <w:sz w:val="20"/>
          <w:szCs w:val="20"/>
          <w:lang w:val="en-US"/>
        </w:rPr>
        <w:t>– 05/2019</w:t>
      </w:r>
    </w:p>
    <w:p w14:paraId="00000022" w14:textId="70A55125" w:rsidR="00B65EAA" w:rsidRPr="005677CA" w:rsidRDefault="23DF49A6" w:rsidP="00E72CC0">
      <w:pPr>
        <w:spacing w:line="240" w:lineRule="auto"/>
        <w:jc w:val="both"/>
        <w:rPr>
          <w:rFonts w:ascii="Times New Roman" w:eastAsia="Times New Roman" w:hAnsi="Times New Roman" w:cs="Times New Roman"/>
          <w:b/>
          <w:bCs/>
          <w:sz w:val="20"/>
          <w:szCs w:val="20"/>
          <w:highlight w:val="yellow"/>
        </w:rPr>
      </w:pPr>
      <w:r w:rsidRPr="469C7338">
        <w:rPr>
          <w:rFonts w:ascii="Times New Roman" w:eastAsia="Times New Roman" w:hAnsi="Times New Roman" w:cs="Times New Roman"/>
          <w:b/>
          <w:bCs/>
          <w:sz w:val="20"/>
          <w:szCs w:val="20"/>
        </w:rPr>
        <w:t>Head of Club</w:t>
      </w:r>
      <w:r w:rsidR="004F25AD">
        <w:tab/>
      </w:r>
      <w:r w:rsidR="004F25AD">
        <w:tab/>
      </w:r>
      <w:r w:rsidR="004F25AD">
        <w:tab/>
      </w:r>
      <w:r w:rsidR="004F25AD">
        <w:tab/>
      </w:r>
      <w:r w:rsidR="004F25AD">
        <w:tab/>
      </w:r>
      <w:r w:rsidR="004F25AD">
        <w:tab/>
      </w:r>
      <w:r w:rsidR="004F25AD">
        <w:tab/>
      </w:r>
      <w:r w:rsidRPr="469C7338">
        <w:rPr>
          <w:rFonts w:ascii="Times New Roman" w:eastAsia="Times New Roman" w:hAnsi="Times New Roman" w:cs="Times New Roman"/>
          <w:b/>
          <w:bCs/>
          <w:sz w:val="20"/>
          <w:szCs w:val="20"/>
        </w:rPr>
        <w:t xml:space="preserve">                                            </w:t>
      </w:r>
    </w:p>
    <w:p w14:paraId="00000023" w14:textId="7F727436" w:rsidR="00B65EAA" w:rsidRPr="005677CA" w:rsidRDefault="004F25AD" w:rsidP="00E72CC0">
      <w:pPr>
        <w:numPr>
          <w:ilvl w:val="0"/>
          <w:numId w:val="6"/>
        </w:numPr>
        <w:spacing w:line="240" w:lineRule="auto"/>
        <w:ind w:left="510" w:hanging="340"/>
        <w:jc w:val="both"/>
        <w:rPr>
          <w:rFonts w:ascii="Times New Roman" w:eastAsia="Times New Roman" w:hAnsi="Times New Roman" w:cs="Times New Roman"/>
          <w:sz w:val="20"/>
          <w:szCs w:val="20"/>
        </w:rPr>
      </w:pPr>
      <w:r w:rsidRPr="005677CA">
        <w:rPr>
          <w:rFonts w:ascii="Times New Roman" w:eastAsia="Times New Roman" w:hAnsi="Times New Roman" w:cs="Times New Roman"/>
          <w:sz w:val="20"/>
          <w:szCs w:val="20"/>
        </w:rPr>
        <w:t>Organized and managed club contributions to college events, including the annual fest and orientation programs, overseeing budgeting, scheduling, and audience engagement</w:t>
      </w:r>
    </w:p>
    <w:p w14:paraId="7AB49AF5" w14:textId="5CE57390" w:rsidR="00E777AB" w:rsidRDefault="004F25AD" w:rsidP="00E72CC0">
      <w:pPr>
        <w:numPr>
          <w:ilvl w:val="0"/>
          <w:numId w:val="6"/>
        </w:numPr>
        <w:spacing w:line="240" w:lineRule="auto"/>
        <w:ind w:left="510" w:hanging="340"/>
        <w:jc w:val="both"/>
        <w:rPr>
          <w:rFonts w:ascii="Times New Roman" w:eastAsia="Times New Roman" w:hAnsi="Times New Roman" w:cs="Times New Roman"/>
          <w:sz w:val="20"/>
          <w:szCs w:val="20"/>
        </w:rPr>
      </w:pPr>
      <w:r w:rsidRPr="005677CA">
        <w:rPr>
          <w:rFonts w:ascii="Times New Roman" w:eastAsia="Times New Roman" w:hAnsi="Times New Roman" w:cs="Times New Roman"/>
          <w:color w:val="0E0E0E"/>
          <w:sz w:val="20"/>
          <w:szCs w:val="20"/>
        </w:rPr>
        <w:t>Collaborated with campus organizations to promote events, increasing visibility and participation</w:t>
      </w:r>
    </w:p>
    <w:p w14:paraId="374A1B95" w14:textId="77777777" w:rsidR="00E777AB" w:rsidRDefault="00E777AB" w:rsidP="00E72CC0">
      <w:pPr>
        <w:spacing w:line="240" w:lineRule="auto"/>
        <w:ind w:left="170"/>
        <w:jc w:val="both"/>
        <w:rPr>
          <w:rFonts w:ascii="Times New Roman" w:eastAsia="Times New Roman" w:hAnsi="Times New Roman" w:cs="Times New Roman"/>
          <w:sz w:val="20"/>
          <w:szCs w:val="20"/>
        </w:rPr>
      </w:pPr>
    </w:p>
    <w:p w14:paraId="6A3AAAB7" w14:textId="3872DF6F" w:rsidR="00E777AB" w:rsidRPr="00E777AB" w:rsidRDefault="00E777AB" w:rsidP="00EA1615">
      <w:pPr>
        <w:spacing w:line="240" w:lineRule="auto"/>
        <w:ind w:right="-59"/>
        <w:jc w:val="both"/>
        <w:rPr>
          <w:rFonts w:ascii="Times New Roman" w:eastAsia="Times New Roman" w:hAnsi="Times New Roman" w:cs="Times New Roman"/>
          <w:sz w:val="20"/>
          <w:szCs w:val="20"/>
        </w:rPr>
      </w:pPr>
      <w:r w:rsidRPr="00E777AB">
        <w:rPr>
          <w:rFonts w:ascii="Times New Roman" w:eastAsia="Times New Roman" w:hAnsi="Times New Roman" w:cs="Times New Roman"/>
          <w:b/>
          <w:bCs/>
          <w:sz w:val="20"/>
          <w:szCs w:val="20"/>
        </w:rPr>
        <w:t>Sastra Publicity Team, SASTRA University</w:t>
      </w:r>
      <w:r w:rsidRPr="00E777AB">
        <w:rPr>
          <w:rFonts w:ascii="Times New Roman" w:eastAsia="Times New Roman" w:hAnsi="Times New Roman" w:cs="Times New Roman"/>
          <w:sz w:val="20"/>
          <w:szCs w:val="20"/>
        </w:rPr>
        <w:t>, Thanjavur, India</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del w:id="84" w:author="Kingston, Judith" w:date="2026-02-04T16:06:00Z" w16du:dateUtc="2026-02-04T15:06:00Z">
        <w:r w:rsidDel="00945869">
          <w:rPr>
            <w:rFonts w:ascii="Times New Roman" w:eastAsia="Times New Roman" w:hAnsi="Times New Roman" w:cs="Times New Roman"/>
            <w:sz w:val="20"/>
            <w:szCs w:val="20"/>
          </w:rPr>
          <w:tab/>
        </w:r>
        <w:r w:rsidDel="00945869">
          <w:rPr>
            <w:rFonts w:ascii="Times New Roman" w:eastAsia="Times New Roman" w:hAnsi="Times New Roman" w:cs="Times New Roman"/>
            <w:sz w:val="20"/>
            <w:szCs w:val="20"/>
          </w:rPr>
          <w:tab/>
        </w:r>
        <w:r w:rsidDel="00945869">
          <w:rPr>
            <w:rFonts w:ascii="Times New Roman" w:eastAsia="Times New Roman" w:hAnsi="Times New Roman" w:cs="Times New Roman"/>
            <w:sz w:val="20"/>
            <w:szCs w:val="20"/>
          </w:rPr>
          <w:tab/>
        </w:r>
      </w:del>
      <w:ins w:id="85" w:author="Kingston, Judith" w:date="2026-02-04T16:06:00Z" w16du:dateUtc="2026-02-04T15:06:00Z">
        <w:r w:rsidR="00945869">
          <w:rPr>
            <w:rFonts w:ascii="Times New Roman" w:eastAsia="Times New Roman" w:hAnsi="Times New Roman" w:cs="Times New Roman"/>
            <w:sz w:val="20"/>
            <w:szCs w:val="20"/>
          </w:rPr>
          <w:tab/>
        </w:r>
        <w:r w:rsidR="00945869">
          <w:rPr>
            <w:rFonts w:ascii="Times New Roman" w:eastAsia="Times New Roman" w:hAnsi="Times New Roman" w:cs="Times New Roman"/>
            <w:sz w:val="20"/>
            <w:szCs w:val="20"/>
          </w:rPr>
          <w:tab/>
        </w:r>
      </w:ins>
      <w:del w:id="86" w:author="Kingston, Judith" w:date="2026-02-04T16:06:00Z" w16du:dateUtc="2026-02-04T15:06:00Z">
        <w:r w:rsidDel="00945869">
          <w:rPr>
            <w:rFonts w:ascii="Times New Roman" w:eastAsia="Times New Roman" w:hAnsi="Times New Roman" w:cs="Times New Roman"/>
            <w:sz w:val="20"/>
            <w:szCs w:val="20"/>
          </w:rPr>
          <w:delText xml:space="preserve">   </w:delText>
        </w:r>
      </w:del>
      <w:r>
        <w:rPr>
          <w:rFonts w:ascii="Times New Roman" w:eastAsia="Times New Roman" w:hAnsi="Times New Roman" w:cs="Times New Roman"/>
          <w:sz w:val="20"/>
          <w:szCs w:val="20"/>
        </w:rPr>
        <w:t xml:space="preserve">    </w:t>
      </w:r>
      <w:r w:rsidR="00305B5E">
        <w:rPr>
          <w:rFonts w:ascii="Times New Roman" w:eastAsia="Times New Roman" w:hAnsi="Times New Roman" w:cs="Times New Roman"/>
          <w:sz w:val="20"/>
          <w:szCs w:val="20"/>
        </w:rPr>
        <w:t xml:space="preserve">     </w:t>
      </w:r>
      <w:r w:rsidRPr="00305B5E">
        <w:rPr>
          <w:rFonts w:ascii="Times New Roman" w:eastAsia="Times New Roman" w:hAnsi="Times New Roman" w:cs="Times New Roman"/>
          <w:b/>
          <w:bCs/>
          <w:sz w:val="20"/>
          <w:szCs w:val="20"/>
        </w:rPr>
        <w:t>06/2015</w:t>
      </w:r>
      <w:r w:rsidR="00305B5E" w:rsidRPr="00305B5E">
        <w:rPr>
          <w:rFonts w:ascii="Times New Roman" w:eastAsia="Times New Roman" w:hAnsi="Times New Roman" w:cs="Times New Roman"/>
          <w:b/>
          <w:bCs/>
          <w:sz w:val="20"/>
          <w:szCs w:val="20"/>
        </w:rPr>
        <w:t xml:space="preserve"> </w:t>
      </w:r>
      <w:r w:rsidR="00305B5E" w:rsidRPr="00305B5E">
        <w:rPr>
          <w:rFonts w:ascii="Times New Roman" w:eastAsia="Times New Roman" w:hAnsi="Times New Roman" w:cs="Times New Roman"/>
          <w:b/>
          <w:bCs/>
          <w:sz w:val="20"/>
          <w:szCs w:val="20"/>
          <w:lang w:val="en-US"/>
        </w:rPr>
        <w:t xml:space="preserve">– </w:t>
      </w:r>
      <w:r w:rsidRPr="00305B5E">
        <w:rPr>
          <w:rFonts w:ascii="Times New Roman" w:eastAsia="Times New Roman" w:hAnsi="Times New Roman" w:cs="Times New Roman"/>
          <w:b/>
          <w:bCs/>
          <w:sz w:val="20"/>
          <w:szCs w:val="20"/>
        </w:rPr>
        <w:t>07/2016</w:t>
      </w:r>
    </w:p>
    <w:p w14:paraId="67B42ED5" w14:textId="77777777" w:rsidR="00E777AB" w:rsidRPr="00F7455F" w:rsidRDefault="00E777AB" w:rsidP="00E72CC0">
      <w:pPr>
        <w:spacing w:line="240" w:lineRule="auto"/>
        <w:jc w:val="both"/>
        <w:rPr>
          <w:rFonts w:ascii="Times New Roman" w:eastAsia="Times New Roman" w:hAnsi="Times New Roman" w:cs="Times New Roman"/>
          <w:b/>
          <w:bCs/>
          <w:sz w:val="20"/>
          <w:szCs w:val="20"/>
        </w:rPr>
      </w:pPr>
      <w:r w:rsidRPr="00F7455F">
        <w:rPr>
          <w:rFonts w:ascii="Times New Roman" w:eastAsia="Times New Roman" w:hAnsi="Times New Roman" w:cs="Times New Roman"/>
          <w:b/>
          <w:bCs/>
          <w:sz w:val="20"/>
          <w:szCs w:val="20"/>
        </w:rPr>
        <w:t>Member</w:t>
      </w:r>
    </w:p>
    <w:p w14:paraId="7EA34FBB" w14:textId="77777777" w:rsidR="00F7455F" w:rsidRDefault="00E777AB" w:rsidP="00E72CC0">
      <w:pPr>
        <w:pStyle w:val="ListParagraph"/>
        <w:numPr>
          <w:ilvl w:val="0"/>
          <w:numId w:val="9"/>
        </w:numPr>
        <w:spacing w:line="240" w:lineRule="auto"/>
        <w:jc w:val="both"/>
        <w:rPr>
          <w:rFonts w:ascii="Times New Roman" w:eastAsia="Times New Roman" w:hAnsi="Times New Roman" w:cs="Times New Roman"/>
          <w:sz w:val="20"/>
          <w:szCs w:val="20"/>
        </w:rPr>
      </w:pPr>
      <w:r w:rsidRPr="00F7455F">
        <w:rPr>
          <w:rFonts w:ascii="Times New Roman" w:eastAsia="Times New Roman" w:hAnsi="Times New Roman" w:cs="Times New Roman"/>
          <w:sz w:val="20"/>
          <w:szCs w:val="20"/>
        </w:rPr>
        <w:t>Engaged with students from multiple universities to promote the college fest, encourage participation, and increase event visibility.</w:t>
      </w:r>
    </w:p>
    <w:p w14:paraId="614C6116" w14:textId="77777777" w:rsidR="00F7455F" w:rsidRDefault="00E777AB" w:rsidP="00E72CC0">
      <w:pPr>
        <w:pStyle w:val="ListParagraph"/>
        <w:numPr>
          <w:ilvl w:val="0"/>
          <w:numId w:val="9"/>
        </w:numPr>
        <w:spacing w:line="240" w:lineRule="auto"/>
        <w:jc w:val="both"/>
        <w:rPr>
          <w:rFonts w:ascii="Times New Roman" w:eastAsia="Times New Roman" w:hAnsi="Times New Roman" w:cs="Times New Roman"/>
          <w:sz w:val="20"/>
          <w:szCs w:val="20"/>
        </w:rPr>
      </w:pPr>
      <w:r w:rsidRPr="00F7455F">
        <w:rPr>
          <w:rFonts w:ascii="Times New Roman" w:eastAsia="Times New Roman" w:hAnsi="Times New Roman" w:cs="Times New Roman"/>
          <w:sz w:val="20"/>
          <w:szCs w:val="20"/>
        </w:rPr>
        <w:t>Collaborated with the team to secure sponsorships for the fest, building relationships with potential sponsors to support event</w:t>
      </w:r>
      <w:r w:rsidR="00F7455F">
        <w:rPr>
          <w:rFonts w:ascii="Times New Roman" w:eastAsia="Times New Roman" w:hAnsi="Times New Roman" w:cs="Times New Roman"/>
          <w:sz w:val="20"/>
          <w:szCs w:val="20"/>
        </w:rPr>
        <w:t xml:space="preserve"> </w:t>
      </w:r>
      <w:r w:rsidRPr="00F7455F">
        <w:rPr>
          <w:rFonts w:ascii="Times New Roman" w:eastAsia="Times New Roman" w:hAnsi="Times New Roman" w:cs="Times New Roman"/>
          <w:sz w:val="20"/>
          <w:szCs w:val="20"/>
        </w:rPr>
        <w:t>funding.</w:t>
      </w:r>
    </w:p>
    <w:p w14:paraId="2E9E4290" w14:textId="13F6D5F4" w:rsidR="00E777AB" w:rsidRPr="00F7455F" w:rsidRDefault="00E777AB" w:rsidP="00E72CC0">
      <w:pPr>
        <w:pStyle w:val="ListParagraph"/>
        <w:numPr>
          <w:ilvl w:val="0"/>
          <w:numId w:val="9"/>
        </w:numPr>
        <w:spacing w:line="240" w:lineRule="auto"/>
        <w:jc w:val="both"/>
        <w:rPr>
          <w:rFonts w:ascii="Times New Roman" w:eastAsia="Times New Roman" w:hAnsi="Times New Roman" w:cs="Times New Roman"/>
          <w:sz w:val="20"/>
          <w:szCs w:val="20"/>
        </w:rPr>
      </w:pPr>
      <w:r w:rsidRPr="00F7455F">
        <w:rPr>
          <w:rFonts w:ascii="Times New Roman" w:eastAsia="Times New Roman" w:hAnsi="Times New Roman" w:cs="Times New Roman"/>
          <w:sz w:val="20"/>
          <w:szCs w:val="20"/>
        </w:rPr>
        <w:t>Played a key role in outreach initiatives, enhancing the fest’s reputation and driving higher attendance through targeted</w:t>
      </w:r>
      <w:r w:rsidR="00F7455F">
        <w:rPr>
          <w:rFonts w:ascii="Times New Roman" w:eastAsia="Times New Roman" w:hAnsi="Times New Roman" w:cs="Times New Roman"/>
          <w:sz w:val="20"/>
          <w:szCs w:val="20"/>
        </w:rPr>
        <w:t xml:space="preserve"> </w:t>
      </w:r>
      <w:r w:rsidRPr="00F7455F">
        <w:rPr>
          <w:rFonts w:ascii="Times New Roman" w:eastAsia="Times New Roman" w:hAnsi="Times New Roman" w:cs="Times New Roman"/>
          <w:sz w:val="20"/>
          <w:szCs w:val="20"/>
        </w:rPr>
        <w:t>communication efforts.</w:t>
      </w:r>
    </w:p>
    <w:p w14:paraId="6BB3E026" w14:textId="31E4B733" w:rsidR="00C6213E" w:rsidRPr="00C6213E" w:rsidRDefault="563B8CD5" w:rsidP="00E72CC0">
      <w:pPr>
        <w:pBdr>
          <w:bottom w:val="single" w:sz="4" w:space="1" w:color="000000"/>
        </w:pBdr>
        <w:spacing w:before="200" w:line="240" w:lineRule="auto"/>
        <w:jc w:val="center"/>
        <w:rPr>
          <w:rFonts w:ascii="Times New Roman" w:eastAsia="Times New Roman" w:hAnsi="Times New Roman" w:cs="Times New Roman"/>
          <w:b/>
          <w:bCs/>
          <w:sz w:val="20"/>
          <w:szCs w:val="20"/>
        </w:rPr>
      </w:pPr>
      <w:r w:rsidRPr="1D411B95">
        <w:rPr>
          <w:rFonts w:ascii="Times New Roman" w:eastAsia="Times New Roman" w:hAnsi="Times New Roman" w:cs="Times New Roman"/>
          <w:b/>
          <w:bCs/>
          <w:sz w:val="20"/>
          <w:szCs w:val="20"/>
        </w:rPr>
        <w:t>SKILLS AND INTERESTS</w:t>
      </w:r>
    </w:p>
    <w:p w14:paraId="1075749A" w14:textId="77777777" w:rsidR="00AA1A81" w:rsidRDefault="27977DF1">
      <w:pPr>
        <w:spacing w:before="120" w:line="240" w:lineRule="auto"/>
        <w:rPr>
          <w:ins w:id="87" w:author="Kingston, Judith" w:date="2026-02-04T16:08:00Z" w16du:dateUtc="2026-02-04T15:08:00Z"/>
          <w:rFonts w:ascii="Times New Roman" w:eastAsia="Times New Roman" w:hAnsi="Times New Roman" w:cs="Times New Roman"/>
          <w:b/>
          <w:bCs/>
          <w:sz w:val="20"/>
          <w:szCs w:val="20"/>
          <w:lang w:val="en-US"/>
        </w:rPr>
        <w:pPrChange w:id="88" w:author="Kingston, Judith" w:date="2026-02-04T16:08:00Z" w16du:dateUtc="2026-02-04T15:08:00Z">
          <w:pPr>
            <w:spacing w:before="240" w:line="240" w:lineRule="auto"/>
          </w:pPr>
        </w:pPrChange>
      </w:pPr>
      <w:r w:rsidRPr="796054ED">
        <w:rPr>
          <w:rFonts w:ascii="Times New Roman" w:eastAsia="Times New Roman" w:hAnsi="Times New Roman" w:cs="Times New Roman"/>
          <w:b/>
          <w:bCs/>
          <w:sz w:val="20"/>
          <w:szCs w:val="20"/>
          <w:lang w:val="en-US"/>
        </w:rPr>
        <w:t>IT Skills</w:t>
      </w:r>
      <w:r w:rsidR="30531D6E">
        <w:tab/>
      </w:r>
      <w:r w:rsidRPr="796054ED">
        <w:rPr>
          <w:rFonts w:ascii="Times New Roman" w:eastAsia="Times New Roman" w:hAnsi="Times New Roman" w:cs="Times New Roman"/>
          <w:sz w:val="20"/>
          <w:szCs w:val="20"/>
          <w:lang w:val="en-US"/>
        </w:rPr>
        <w:t>Microsoft Word (advanced), Excel (intermediate), PowerPoint (advanced), R Programming</w:t>
      </w:r>
      <w:r w:rsidR="00BF6572">
        <w:rPr>
          <w:rFonts w:ascii="Times New Roman" w:eastAsia="Times New Roman" w:hAnsi="Times New Roman" w:cs="Times New Roman"/>
          <w:sz w:val="20"/>
          <w:szCs w:val="20"/>
          <w:lang w:val="en-US"/>
        </w:rPr>
        <w:t>, Power BI</w:t>
      </w:r>
      <w:del w:id="89" w:author="Kingston, Judith" w:date="2026-02-04T16:09:00Z" w16du:dateUtc="2026-02-04T15:09:00Z">
        <w:r w:rsidR="30531D6E" w:rsidDel="00AA1A81">
          <w:br/>
        </w:r>
      </w:del>
    </w:p>
    <w:p w14:paraId="649C0747" w14:textId="77777777" w:rsidR="00AA1A81" w:rsidRDefault="599ED2DB">
      <w:pPr>
        <w:spacing w:before="120" w:line="240" w:lineRule="auto"/>
        <w:rPr>
          <w:ins w:id="90" w:author="Kingston, Judith" w:date="2026-02-04T16:08:00Z" w16du:dateUtc="2026-02-04T15:08:00Z"/>
          <w:rFonts w:ascii="Times New Roman" w:eastAsia="Times New Roman" w:hAnsi="Times New Roman" w:cs="Times New Roman"/>
          <w:b/>
          <w:bCs/>
          <w:sz w:val="20"/>
          <w:szCs w:val="20"/>
          <w:lang w:val="en-US"/>
        </w:rPr>
        <w:pPrChange w:id="91" w:author="Kingston, Judith" w:date="2026-02-04T16:08:00Z" w16du:dateUtc="2026-02-04T15:08:00Z">
          <w:pPr>
            <w:spacing w:before="240" w:line="240" w:lineRule="auto"/>
          </w:pPr>
        </w:pPrChange>
      </w:pPr>
      <w:r w:rsidRPr="796054ED">
        <w:rPr>
          <w:rFonts w:ascii="Times New Roman" w:eastAsia="Times New Roman" w:hAnsi="Times New Roman" w:cs="Times New Roman"/>
          <w:b/>
          <w:bCs/>
          <w:sz w:val="20"/>
          <w:szCs w:val="20"/>
          <w:lang w:val="en-US"/>
        </w:rPr>
        <w:t>Languages</w:t>
      </w:r>
      <w:r w:rsidR="30531D6E">
        <w:tab/>
      </w:r>
      <w:r w:rsidRPr="796054ED">
        <w:rPr>
          <w:rFonts w:ascii="Times New Roman" w:eastAsia="Times New Roman" w:hAnsi="Times New Roman" w:cs="Times New Roman"/>
          <w:sz w:val="20"/>
          <w:szCs w:val="20"/>
          <w:lang w:val="en-US"/>
        </w:rPr>
        <w:t>English (native), Hindi (native), Tamil (native), German (A</w:t>
      </w:r>
      <w:r w:rsidR="68E808C1" w:rsidRPr="796054ED">
        <w:rPr>
          <w:rFonts w:ascii="Times New Roman" w:eastAsia="Times New Roman" w:hAnsi="Times New Roman" w:cs="Times New Roman"/>
          <w:sz w:val="20"/>
          <w:szCs w:val="20"/>
          <w:lang w:val="en-US"/>
        </w:rPr>
        <w:t>2</w:t>
      </w:r>
      <w:r w:rsidRPr="796054ED">
        <w:rPr>
          <w:rFonts w:ascii="Times New Roman" w:eastAsia="Times New Roman" w:hAnsi="Times New Roman" w:cs="Times New Roman"/>
          <w:sz w:val="20"/>
          <w:szCs w:val="20"/>
          <w:lang w:val="en-US"/>
        </w:rPr>
        <w:t>)</w:t>
      </w:r>
      <w:del w:id="92" w:author="Kingston, Judith" w:date="2026-02-04T16:09:00Z" w16du:dateUtc="2026-02-04T15:09:00Z">
        <w:r w:rsidR="30531D6E" w:rsidDel="00AA1A81">
          <w:br/>
        </w:r>
      </w:del>
    </w:p>
    <w:p w14:paraId="00000029" w14:textId="044BA23F" w:rsidR="00B65EAA" w:rsidRPr="000450B7" w:rsidRDefault="599ED2DB">
      <w:pPr>
        <w:spacing w:before="120" w:line="240" w:lineRule="auto"/>
        <w:rPr>
          <w:rFonts w:ascii="Times New Roman" w:eastAsia="Times New Roman" w:hAnsi="Times New Roman" w:cs="Times New Roman"/>
          <w:b/>
          <w:bCs/>
          <w:sz w:val="20"/>
          <w:szCs w:val="20"/>
          <w:lang w:val="en-US"/>
        </w:rPr>
        <w:pPrChange w:id="93" w:author="Kingston, Judith" w:date="2026-02-04T16:09:00Z" w16du:dateUtc="2026-02-04T15:09:00Z">
          <w:pPr>
            <w:spacing w:before="60" w:line="360" w:lineRule="auto"/>
          </w:pPr>
        </w:pPrChange>
      </w:pPr>
      <w:r w:rsidRPr="796054ED">
        <w:rPr>
          <w:rFonts w:ascii="Times New Roman" w:eastAsia="Times New Roman" w:hAnsi="Times New Roman" w:cs="Times New Roman"/>
          <w:b/>
          <w:bCs/>
          <w:sz w:val="20"/>
          <w:szCs w:val="20"/>
          <w:lang w:val="en-US"/>
        </w:rPr>
        <w:t>Interests</w:t>
      </w:r>
      <w:r w:rsidR="30531D6E">
        <w:tab/>
      </w:r>
      <w:r w:rsidRPr="796054ED">
        <w:rPr>
          <w:rFonts w:ascii="Times New Roman" w:eastAsia="Times New Roman" w:hAnsi="Times New Roman" w:cs="Times New Roman"/>
          <w:sz w:val="20"/>
          <w:szCs w:val="20"/>
          <w:lang w:val="en-US"/>
        </w:rPr>
        <w:t xml:space="preserve">Yoga, </w:t>
      </w:r>
      <w:r w:rsidR="00360A27">
        <w:rPr>
          <w:rFonts w:ascii="Times New Roman" w:eastAsia="Times New Roman" w:hAnsi="Times New Roman" w:cs="Times New Roman"/>
          <w:sz w:val="20"/>
          <w:szCs w:val="20"/>
          <w:lang w:val="en-US"/>
        </w:rPr>
        <w:t xml:space="preserve">Running, </w:t>
      </w:r>
      <w:r w:rsidRPr="796054ED">
        <w:rPr>
          <w:rFonts w:ascii="Times New Roman" w:eastAsia="Times New Roman" w:hAnsi="Times New Roman" w:cs="Times New Roman"/>
          <w:sz w:val="20"/>
          <w:szCs w:val="20"/>
          <w:lang w:val="en-US"/>
        </w:rPr>
        <w:t>Carnatic Music (Indian Classical Music), Bharatanatyam (Indian Classical Dance)</w:t>
      </w:r>
    </w:p>
    <w:sectPr w:rsidR="00B65EAA" w:rsidRPr="000450B7" w:rsidSect="0037495F">
      <w:headerReference w:type="default" r:id="rId7"/>
      <w:headerReference w:type="first" r:id="rId8"/>
      <w:pgSz w:w="11906" w:h="16838"/>
      <w:pgMar w:top="851" w:right="1021" w:bottom="680" w:left="1021" w:header="680" w:footer="567" w:gutter="0"/>
      <w:pgNumType w:start="1"/>
      <w:cols w:space="720"/>
      <w:titlePg/>
      <w:docGrid w:linePitch="299"/>
      <w:sectPrChange w:id="126" w:author="Kingston, Judith" w:date="2026-02-04T15:58:00Z" w16du:dateUtc="2026-02-04T14:58:00Z">
        <w:sectPr w:rsidR="00B65EAA" w:rsidRPr="000450B7" w:rsidSect="0037495F">
          <w:pgMar w:top="360" w:right="567" w:bottom="0" w:left="567" w:header="431" w:footer="720" w:gutter="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386E5" w14:textId="77777777" w:rsidR="006E693A" w:rsidRDefault="006E693A">
      <w:pPr>
        <w:spacing w:line="240" w:lineRule="auto"/>
      </w:pPr>
      <w:r>
        <w:separator/>
      </w:r>
    </w:p>
  </w:endnote>
  <w:endnote w:type="continuationSeparator" w:id="0">
    <w:p w14:paraId="1A672671" w14:textId="77777777" w:rsidR="006E693A" w:rsidRDefault="006E69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DD734" w14:textId="77777777" w:rsidR="006E693A" w:rsidRDefault="006E693A">
      <w:pPr>
        <w:spacing w:line="240" w:lineRule="auto"/>
      </w:pPr>
      <w:r>
        <w:separator/>
      </w:r>
    </w:p>
  </w:footnote>
  <w:footnote w:type="continuationSeparator" w:id="0">
    <w:p w14:paraId="692841D8" w14:textId="77777777" w:rsidR="006E693A" w:rsidRDefault="006E69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EFA7F" w14:textId="21910A90" w:rsidR="0194BD64" w:rsidRPr="00AA1A81" w:rsidRDefault="00E72CC0" w:rsidP="00D07FFC">
    <w:pPr>
      <w:spacing w:line="192" w:lineRule="auto"/>
      <w:jc w:val="center"/>
      <w:rPr>
        <w:ins w:id="94" w:author="Kingston, Judith" w:date="2026-02-04T15:57:00Z" w16du:dateUtc="2026-02-04T14:57:00Z"/>
        <w:color w:val="808080" w:themeColor="background1" w:themeShade="80"/>
        <w:sz w:val="20"/>
        <w:szCs w:val="20"/>
        <w:lang w:val="de-DE"/>
        <w:rPrChange w:id="95" w:author="Kingston, Judith" w:date="2026-02-04T16:08:00Z" w16du:dateUtc="2026-02-04T15:08:00Z">
          <w:rPr>
            <w:ins w:id="96" w:author="Kingston, Judith" w:date="2026-02-04T15:57:00Z" w16du:dateUtc="2026-02-04T14:57:00Z"/>
          </w:rPr>
        </w:rPrChange>
      </w:rPr>
    </w:pPr>
    <w:ins w:id="97" w:author="Kingston, Judith" w:date="2026-02-04T16:07:00Z" w16du:dateUtc="2026-02-04T15:07:00Z">
      <w:r w:rsidRPr="00AA1A81">
        <w:rPr>
          <w:rFonts w:ascii="Times New Roman" w:eastAsia="Times New Roman" w:hAnsi="Times New Roman" w:cs="Times New Roman"/>
          <w:color w:val="808080" w:themeColor="background1" w:themeShade="80"/>
          <w:sz w:val="20"/>
          <w:szCs w:val="20"/>
          <w:lang w:val="de-DE"/>
          <w:rPrChange w:id="98"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 xml:space="preserve">Shruthi </w:t>
      </w:r>
      <w:proofErr w:type="gramStart"/>
      <w:r w:rsidRPr="00AA1A81">
        <w:rPr>
          <w:rFonts w:ascii="Times New Roman" w:eastAsia="Times New Roman" w:hAnsi="Times New Roman" w:cs="Times New Roman"/>
          <w:color w:val="808080" w:themeColor="background1" w:themeShade="80"/>
          <w:sz w:val="20"/>
          <w:szCs w:val="20"/>
          <w:lang w:val="de-DE"/>
          <w:rPrChange w:id="99"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Sa</w:t>
      </w:r>
      <w:r w:rsidR="00AA1A81" w:rsidRPr="00AA1A81">
        <w:rPr>
          <w:rFonts w:ascii="Times New Roman" w:eastAsia="Times New Roman" w:hAnsi="Times New Roman" w:cs="Times New Roman"/>
          <w:color w:val="808080" w:themeColor="background1" w:themeShade="80"/>
          <w:sz w:val="20"/>
          <w:szCs w:val="20"/>
          <w:lang w:val="de-DE"/>
          <w:rPrChange w:id="100"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nkaranarayanan  |</w:t>
      </w:r>
      <w:proofErr w:type="gramEnd"/>
      <w:r w:rsidR="00AA1A81" w:rsidRPr="00AA1A81">
        <w:rPr>
          <w:rFonts w:ascii="Times New Roman" w:eastAsia="Times New Roman" w:hAnsi="Times New Roman" w:cs="Times New Roman"/>
          <w:color w:val="808080" w:themeColor="background1" w:themeShade="80"/>
          <w:sz w:val="20"/>
          <w:szCs w:val="20"/>
          <w:lang w:val="de-DE"/>
          <w:rPrChange w:id="101"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 xml:space="preserve">  </w:t>
      </w:r>
    </w:ins>
    <w:del w:id="102" w:author="Kingston, Judith" w:date="2026-02-04T16:07:00Z" w16du:dateUtc="2026-02-04T15:07:00Z">
      <w:r w:rsidR="00D07FFC" w:rsidRPr="00AA1A81" w:rsidDel="00E72CC0">
        <w:rPr>
          <w:rFonts w:ascii="Times New Roman" w:eastAsia="Times New Roman" w:hAnsi="Times New Roman" w:cs="Times New Roman"/>
          <w:color w:val="808080" w:themeColor="background1" w:themeShade="80"/>
          <w:sz w:val="20"/>
          <w:szCs w:val="20"/>
          <w:lang w:val="de-DE"/>
          <w:rPrChange w:id="103"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delText>Strümpellstraße 6,</w:delText>
      </w:r>
      <w:r w:rsidR="00D07FFC" w:rsidRPr="00AA1A81" w:rsidDel="00AA1A81">
        <w:rPr>
          <w:rFonts w:ascii="Times New Roman" w:eastAsia="Times New Roman" w:hAnsi="Times New Roman" w:cs="Times New Roman"/>
          <w:color w:val="808080" w:themeColor="background1" w:themeShade="80"/>
          <w:sz w:val="20"/>
          <w:szCs w:val="20"/>
          <w:lang w:val="de-DE"/>
          <w:rPrChange w:id="104"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delText xml:space="preserve"> </w:delText>
      </w:r>
    </w:del>
    <w:r w:rsidR="00D07FFC" w:rsidRPr="00AA1A81">
      <w:rPr>
        <w:rFonts w:ascii="Times New Roman" w:eastAsia="Times New Roman" w:hAnsi="Times New Roman" w:cs="Times New Roman"/>
        <w:color w:val="808080" w:themeColor="background1" w:themeShade="80"/>
        <w:sz w:val="20"/>
        <w:szCs w:val="20"/>
        <w:lang w:val="de-DE"/>
        <w:rPrChange w:id="105"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40225 Düsseldorf</w:t>
    </w:r>
    <w:del w:id="106" w:author="Kingston, Judith" w:date="2026-02-04T16:07:00Z" w16du:dateUtc="2026-02-04T15:07:00Z">
      <w:r w:rsidR="00D07FFC" w:rsidRPr="00AA1A81" w:rsidDel="00E72CC0">
        <w:rPr>
          <w:rFonts w:ascii="Times New Roman" w:eastAsia="Times New Roman" w:hAnsi="Times New Roman" w:cs="Times New Roman"/>
          <w:color w:val="808080" w:themeColor="background1" w:themeShade="80"/>
          <w:sz w:val="20"/>
          <w:szCs w:val="20"/>
          <w:lang w:val="de-DE"/>
          <w:rPrChange w:id="107"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delText xml:space="preserve">, Germany </w:delText>
      </w:r>
    </w:del>
    <w:r w:rsidR="00D07FFC" w:rsidRPr="00AA1A81">
      <w:rPr>
        <w:rFonts w:ascii="Times New Roman" w:eastAsia="Times New Roman" w:hAnsi="Times New Roman" w:cs="Times New Roman"/>
        <w:color w:val="808080" w:themeColor="background1" w:themeShade="80"/>
        <w:sz w:val="20"/>
        <w:szCs w:val="20"/>
        <w:lang w:val="de-DE"/>
        <w:rPrChange w:id="108"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 xml:space="preserve">  |  </w:t>
    </w:r>
    <w:r w:rsidR="00D07FFC" w:rsidRPr="00AA1A81">
      <w:rPr>
        <w:rFonts w:ascii="Times New Roman" w:eastAsia="Times New Roman" w:hAnsi="Times New Roman" w:cs="Times New Roman"/>
        <w:color w:val="808080" w:themeColor="background1" w:themeShade="80"/>
        <w:sz w:val="20"/>
        <w:szCs w:val="20"/>
        <w:lang w:val="de-DE"/>
        <w:rPrChange w:id="109" w:author="Kingston, Judith" w:date="2026-02-04T16:08:00Z" w16du:dateUtc="2026-02-04T15:08:00Z">
          <w:rPr>
            <w:rFonts w:ascii="Times New Roman" w:eastAsia="Times New Roman" w:hAnsi="Times New Roman" w:cs="Times New Roman"/>
            <w:color w:val="BFBFBF" w:themeColor="background1" w:themeShade="BF"/>
            <w:lang w:val="de-DE"/>
          </w:rPr>
        </w:rPrChange>
      </w:rPr>
      <w:t xml:space="preserve">+49 155 </w:t>
    </w:r>
    <w:proofErr w:type="gramStart"/>
    <w:r w:rsidR="00D07FFC" w:rsidRPr="00AA1A81">
      <w:rPr>
        <w:rFonts w:ascii="Times New Roman" w:eastAsia="Times New Roman" w:hAnsi="Times New Roman" w:cs="Times New Roman"/>
        <w:color w:val="808080" w:themeColor="background1" w:themeShade="80"/>
        <w:sz w:val="20"/>
        <w:szCs w:val="20"/>
        <w:lang w:val="de-DE"/>
        <w:rPrChange w:id="110" w:author="Kingston, Judith" w:date="2026-02-04T16:08:00Z" w16du:dateUtc="2026-02-04T15:08:00Z">
          <w:rPr>
            <w:rFonts w:ascii="Times New Roman" w:eastAsia="Times New Roman" w:hAnsi="Times New Roman" w:cs="Times New Roman"/>
            <w:color w:val="BFBFBF" w:themeColor="background1" w:themeShade="BF"/>
            <w:lang w:val="de-DE"/>
          </w:rPr>
        </w:rPrChange>
      </w:rPr>
      <w:t xml:space="preserve">60416431  </w:t>
    </w:r>
    <w:r w:rsidR="00D07FFC" w:rsidRPr="00AA1A81">
      <w:rPr>
        <w:rFonts w:ascii="Times New Roman" w:eastAsia="Times New Roman" w:hAnsi="Times New Roman" w:cs="Times New Roman"/>
        <w:color w:val="808080" w:themeColor="background1" w:themeShade="80"/>
        <w:sz w:val="20"/>
        <w:szCs w:val="20"/>
        <w:lang w:val="de-DE"/>
        <w:rPrChange w:id="111"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w:t>
    </w:r>
    <w:proofErr w:type="gramEnd"/>
    <w:r w:rsidR="00D07FFC" w:rsidRPr="00AA1A81">
      <w:rPr>
        <w:rFonts w:ascii="Times New Roman" w:eastAsia="Times New Roman" w:hAnsi="Times New Roman" w:cs="Times New Roman"/>
        <w:color w:val="808080" w:themeColor="background1" w:themeShade="80"/>
        <w:sz w:val="20"/>
        <w:szCs w:val="20"/>
        <w:lang w:val="de-DE"/>
        <w:rPrChange w:id="112" w:author="Kingston, Judith" w:date="2026-02-04T16:08:00Z" w16du:dateUtc="2026-02-04T15:08:00Z">
          <w:rPr>
            <w:rFonts w:ascii="Times New Roman" w:eastAsia="Times New Roman" w:hAnsi="Times New Roman" w:cs="Times New Roman"/>
            <w:color w:val="BFBFBF" w:themeColor="background1" w:themeShade="BF"/>
            <w:sz w:val="20"/>
            <w:szCs w:val="20"/>
            <w:lang w:val="de-DE"/>
          </w:rPr>
        </w:rPrChange>
      </w:rPr>
      <w:t xml:space="preserve">   </w:t>
    </w:r>
    <w:r w:rsidR="00D07FFC" w:rsidRPr="00AA1A81">
      <w:rPr>
        <w:color w:val="808080" w:themeColor="background1" w:themeShade="80"/>
        <w:sz w:val="20"/>
        <w:szCs w:val="20"/>
        <w:rPrChange w:id="113" w:author="Kingston, Judith" w:date="2026-02-04T16:08:00Z" w16du:dateUtc="2026-02-04T15:08:00Z">
          <w:rPr/>
        </w:rPrChange>
      </w:rPr>
      <w:fldChar w:fldCharType="begin"/>
    </w:r>
    <w:r w:rsidR="00D07FFC" w:rsidRPr="00AA1A81">
      <w:rPr>
        <w:color w:val="808080" w:themeColor="background1" w:themeShade="80"/>
        <w:sz w:val="20"/>
        <w:szCs w:val="20"/>
        <w:lang w:val="de-DE"/>
        <w:rPrChange w:id="114" w:author="Kingston, Judith" w:date="2026-02-04T16:08:00Z" w16du:dateUtc="2026-02-04T15:08:00Z">
          <w:rPr>
            <w:lang w:val="de-DE"/>
          </w:rPr>
        </w:rPrChange>
      </w:rPr>
      <w:instrText>HYPERLINK "mailto:s.sankaranarayanan@whu.edu" \h</w:instrText>
    </w:r>
    <w:r w:rsidR="00D07FFC" w:rsidRPr="00AA1A81">
      <w:rPr>
        <w:color w:val="808080" w:themeColor="background1" w:themeShade="80"/>
        <w:sz w:val="20"/>
        <w:szCs w:val="20"/>
        <w:rPrChange w:id="115" w:author="Kingston, Judith" w:date="2026-02-04T16:08:00Z" w16du:dateUtc="2026-02-04T15:08:00Z">
          <w:rPr>
            <w:color w:val="808080" w:themeColor="background1" w:themeShade="80"/>
            <w:sz w:val="20"/>
            <w:szCs w:val="20"/>
          </w:rPr>
        </w:rPrChange>
      </w:rPr>
    </w:r>
    <w:r w:rsidR="00D07FFC" w:rsidRPr="00AA1A81">
      <w:rPr>
        <w:color w:val="808080" w:themeColor="background1" w:themeShade="80"/>
        <w:sz w:val="20"/>
        <w:szCs w:val="20"/>
        <w:rPrChange w:id="116" w:author="Kingston, Judith" w:date="2026-02-04T16:08:00Z" w16du:dateUtc="2026-02-04T15:08:00Z">
          <w:rPr/>
        </w:rPrChange>
      </w:rPr>
      <w:fldChar w:fldCharType="separate"/>
    </w:r>
    <w:r w:rsidR="00D07FFC" w:rsidRPr="00AA1A81">
      <w:rPr>
        <w:rStyle w:val="Hyperlink"/>
        <w:rFonts w:ascii="Times New Roman" w:eastAsia="Times New Roman" w:hAnsi="Times New Roman" w:cs="Times New Roman"/>
        <w:color w:val="808080" w:themeColor="background1" w:themeShade="80"/>
        <w:sz w:val="20"/>
        <w:szCs w:val="20"/>
        <w:lang w:val="de-DE"/>
        <w:rPrChange w:id="117" w:author="Kingston, Judith" w:date="2026-02-04T16:08:00Z" w16du:dateUtc="2026-02-04T15:08:00Z">
          <w:rPr>
            <w:rStyle w:val="Hyperlink"/>
            <w:rFonts w:ascii="Times New Roman" w:eastAsia="Times New Roman" w:hAnsi="Times New Roman" w:cs="Times New Roman"/>
            <w:color w:val="BFBFBF" w:themeColor="background1" w:themeShade="BF"/>
            <w:sz w:val="20"/>
            <w:szCs w:val="20"/>
            <w:lang w:val="de-DE"/>
          </w:rPr>
        </w:rPrChange>
      </w:rPr>
      <w:t>s.sankaranarayanan@whu.edu</w:t>
    </w:r>
    <w:r w:rsidR="00D07FFC" w:rsidRPr="00AA1A81">
      <w:rPr>
        <w:color w:val="808080" w:themeColor="background1" w:themeShade="80"/>
        <w:sz w:val="20"/>
        <w:szCs w:val="20"/>
        <w:lang w:val="de-DE"/>
        <w:rPrChange w:id="118" w:author="Kingston, Judith" w:date="2026-02-04T16:08:00Z" w16du:dateUtc="2026-02-04T15:08:00Z">
          <w:rPr>
            <w:color w:val="BFBFBF" w:themeColor="background1" w:themeShade="BF"/>
            <w:lang w:val="de-DE"/>
          </w:rPr>
        </w:rPrChange>
      </w:rPr>
      <w:tab/>
    </w:r>
    <w:r w:rsidR="00D07FFC" w:rsidRPr="00AA1A81">
      <w:rPr>
        <w:color w:val="808080" w:themeColor="background1" w:themeShade="80"/>
        <w:sz w:val="20"/>
        <w:szCs w:val="20"/>
        <w:rPrChange w:id="119" w:author="Kingston, Judith" w:date="2026-02-04T16:08:00Z" w16du:dateUtc="2026-02-04T15:08:00Z">
          <w:rPr/>
        </w:rPrChange>
      </w:rPr>
      <w:fldChar w:fldCharType="end"/>
    </w:r>
  </w:p>
  <w:p w14:paraId="2FB578F9" w14:textId="77777777" w:rsidR="0037495F" w:rsidRPr="0037495F" w:rsidRDefault="0037495F" w:rsidP="00D07FFC">
    <w:pPr>
      <w:spacing w:line="192" w:lineRule="auto"/>
      <w:jc w:val="center"/>
      <w:rPr>
        <w:ins w:id="120" w:author="Kingston, Judith" w:date="2026-02-04T15:57:00Z" w16du:dateUtc="2026-02-04T14:57:00Z"/>
        <w:lang w:val="de-DE"/>
        <w:rPrChange w:id="121" w:author="Kingston, Judith" w:date="2026-02-04T15:58:00Z" w16du:dateUtc="2026-02-04T14:58:00Z">
          <w:rPr>
            <w:ins w:id="122" w:author="Kingston, Judith" w:date="2026-02-04T15:57:00Z" w16du:dateUtc="2026-02-04T14:57:00Z"/>
          </w:rPr>
        </w:rPrChange>
      </w:rPr>
    </w:pPr>
  </w:p>
  <w:p w14:paraId="7380704A" w14:textId="77777777" w:rsidR="0037495F" w:rsidRPr="00E86EB6" w:rsidRDefault="0037495F" w:rsidP="00D07FFC">
    <w:pPr>
      <w:spacing w:line="192" w:lineRule="auto"/>
      <w:jc w:val="center"/>
      <w:rPr>
        <w:color w:val="BFBFBF" w:themeColor="background1" w:themeShade="BF"/>
        <w:lang w:val="de-D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B" w14:textId="17319EC4" w:rsidR="00B65EAA" w:rsidRPr="000962C7" w:rsidDel="003055E3" w:rsidRDefault="004F25AD" w:rsidP="005677CA">
    <w:pPr>
      <w:pBdr>
        <w:bottom w:val="single" w:sz="4" w:space="1" w:color="auto"/>
      </w:pBdr>
      <w:spacing w:after="120" w:line="192" w:lineRule="auto"/>
      <w:jc w:val="center"/>
      <w:rPr>
        <w:del w:id="123" w:author="Kingston, Judith" w:date="2026-02-04T15:56:00Z" w16du:dateUtc="2026-02-04T14:56:00Z"/>
        <w:rFonts w:ascii="Times New Roman" w:eastAsia="Times New Roman" w:hAnsi="Times New Roman" w:cs="Times New Roman"/>
        <w:b/>
        <w:sz w:val="28"/>
        <w:szCs w:val="28"/>
        <w:lang w:val="de-DE"/>
      </w:rPr>
    </w:pPr>
    <w:del w:id="124" w:author="Kingston, Judith" w:date="2026-02-04T15:56:00Z" w16du:dateUtc="2026-02-04T14:56:00Z">
      <w:r w:rsidRPr="000962C7" w:rsidDel="003055E3">
        <w:rPr>
          <w:rFonts w:ascii="Times New Roman" w:eastAsia="Times New Roman" w:hAnsi="Times New Roman" w:cs="Times New Roman"/>
          <w:b/>
          <w:sz w:val="28"/>
          <w:szCs w:val="28"/>
          <w:lang w:val="de-DE"/>
        </w:rPr>
        <w:delText>SHRUTHI SANKARANARAYANAN</w:delText>
      </w:r>
    </w:del>
  </w:p>
  <w:p w14:paraId="0000002C" w14:textId="2A3105DB" w:rsidR="00B65EAA" w:rsidRPr="00E86EB6" w:rsidRDefault="005B7585" w:rsidP="75ABC24E">
    <w:pPr>
      <w:spacing w:line="192" w:lineRule="auto"/>
      <w:jc w:val="center"/>
      <w:rPr>
        <w:lang w:val="de-DE"/>
      </w:rPr>
    </w:pPr>
    <w:del w:id="125" w:author="Kingston, Judith" w:date="2026-02-04T15:56:00Z" w16du:dateUtc="2026-02-04T14:56:00Z">
      <w:r w:rsidRPr="00E86EB6" w:rsidDel="003055E3">
        <w:rPr>
          <w:rFonts w:ascii="Times New Roman" w:eastAsia="Times New Roman" w:hAnsi="Times New Roman" w:cs="Times New Roman"/>
          <w:sz w:val="20"/>
          <w:szCs w:val="20"/>
          <w:lang w:val="de-DE"/>
        </w:rPr>
        <w:delText>Strümpellstraße 6</w:delText>
      </w:r>
      <w:r w:rsidR="75ABC24E" w:rsidRPr="00E86EB6" w:rsidDel="003055E3">
        <w:rPr>
          <w:rFonts w:ascii="Times New Roman" w:eastAsia="Times New Roman" w:hAnsi="Times New Roman" w:cs="Times New Roman"/>
          <w:sz w:val="20"/>
          <w:szCs w:val="20"/>
          <w:lang w:val="de-DE"/>
        </w:rPr>
        <w:delText xml:space="preserve">, </w:delText>
      </w:r>
      <w:r w:rsidRPr="00E86EB6" w:rsidDel="003055E3">
        <w:rPr>
          <w:rFonts w:ascii="Times New Roman" w:eastAsia="Times New Roman" w:hAnsi="Times New Roman" w:cs="Times New Roman"/>
          <w:sz w:val="20"/>
          <w:szCs w:val="20"/>
          <w:lang w:val="de-DE"/>
        </w:rPr>
        <w:delText>40225</w:delText>
      </w:r>
      <w:r w:rsidR="75ABC24E" w:rsidRPr="00E86EB6" w:rsidDel="003055E3">
        <w:rPr>
          <w:rFonts w:ascii="Times New Roman" w:eastAsia="Times New Roman" w:hAnsi="Times New Roman" w:cs="Times New Roman"/>
          <w:sz w:val="20"/>
          <w:szCs w:val="20"/>
          <w:lang w:val="de-DE"/>
        </w:rPr>
        <w:delText xml:space="preserve"> </w:delText>
      </w:r>
      <w:r w:rsidR="00D07FFC" w:rsidRPr="00E86EB6" w:rsidDel="003055E3">
        <w:rPr>
          <w:rFonts w:ascii="Times New Roman" w:eastAsia="Times New Roman" w:hAnsi="Times New Roman" w:cs="Times New Roman"/>
          <w:sz w:val="20"/>
          <w:szCs w:val="20"/>
          <w:lang w:val="de-DE"/>
        </w:rPr>
        <w:delText>Düsseldorf</w:delText>
      </w:r>
      <w:r w:rsidR="75ABC24E" w:rsidRPr="00E86EB6" w:rsidDel="003055E3">
        <w:rPr>
          <w:rFonts w:ascii="Times New Roman" w:eastAsia="Times New Roman" w:hAnsi="Times New Roman" w:cs="Times New Roman"/>
          <w:sz w:val="20"/>
          <w:szCs w:val="20"/>
          <w:lang w:val="de-DE"/>
        </w:rPr>
        <w:delText xml:space="preserve">, Germany   |  </w:delText>
      </w:r>
      <w:r w:rsidR="75ABC24E" w:rsidRPr="00E86EB6" w:rsidDel="003055E3">
        <w:rPr>
          <w:rFonts w:ascii="Times New Roman" w:eastAsia="Times New Roman" w:hAnsi="Times New Roman" w:cs="Times New Roman"/>
          <w:lang w:val="de-DE"/>
        </w:rPr>
        <w:delText xml:space="preserve">+49 155 60416431  </w:delText>
      </w:r>
      <w:r w:rsidR="75ABC24E" w:rsidRPr="00E86EB6" w:rsidDel="003055E3">
        <w:rPr>
          <w:rFonts w:ascii="Times New Roman" w:eastAsia="Times New Roman" w:hAnsi="Times New Roman" w:cs="Times New Roman"/>
          <w:sz w:val="20"/>
          <w:szCs w:val="20"/>
          <w:lang w:val="de-DE"/>
        </w:rPr>
        <w:delText xml:space="preserve">|   </w:delText>
      </w:r>
      <w:r w:rsidR="75ABC24E" w:rsidDel="003055E3">
        <w:fldChar w:fldCharType="begin"/>
      </w:r>
      <w:r w:rsidR="75ABC24E" w:rsidRPr="00E86EB6" w:rsidDel="003055E3">
        <w:rPr>
          <w:lang w:val="de-DE"/>
        </w:rPr>
        <w:delInstrText>HYPERLINK "mailto:s.sankaranarayanan@whu.edu" \h</w:delInstrText>
      </w:r>
      <w:r w:rsidR="75ABC24E" w:rsidDel="003055E3">
        <w:fldChar w:fldCharType="separate"/>
      </w:r>
      <w:r w:rsidR="75ABC24E" w:rsidRPr="00E86EB6" w:rsidDel="003055E3">
        <w:rPr>
          <w:rStyle w:val="Hyperlink"/>
          <w:rFonts w:ascii="Times New Roman" w:eastAsia="Times New Roman" w:hAnsi="Times New Roman" w:cs="Times New Roman"/>
          <w:sz w:val="20"/>
          <w:szCs w:val="20"/>
          <w:lang w:val="de-DE"/>
        </w:rPr>
        <w:delText>s.sankaranarayanan@whu.edu</w:delText>
      </w:r>
      <w:r w:rsidR="004F25AD" w:rsidRPr="00E86EB6" w:rsidDel="003055E3">
        <w:rPr>
          <w:lang w:val="de-DE"/>
        </w:rPr>
        <w:tab/>
      </w:r>
      <w:r w:rsidR="75ABC24E" w:rsidDel="003055E3">
        <w:fldChar w:fldCharType="end"/>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3D42"/>
    <w:multiLevelType w:val="hybridMultilevel"/>
    <w:tmpl w:val="AC48E8B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0DAC3405"/>
    <w:multiLevelType w:val="multilevel"/>
    <w:tmpl w:val="E5129F3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4A4CCE"/>
    <w:multiLevelType w:val="hybridMultilevel"/>
    <w:tmpl w:val="797A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E82D71"/>
    <w:multiLevelType w:val="hybridMultilevel"/>
    <w:tmpl w:val="002A86C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4708E2"/>
    <w:multiLevelType w:val="multilevel"/>
    <w:tmpl w:val="6E2AD85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D7431F"/>
    <w:multiLevelType w:val="multilevel"/>
    <w:tmpl w:val="FFD4F06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3A0678"/>
    <w:multiLevelType w:val="hybridMultilevel"/>
    <w:tmpl w:val="CC30D852"/>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723" w:hanging="360"/>
      </w:pPr>
      <w:rPr>
        <w:rFonts w:ascii="Courier New" w:hAnsi="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7" w15:restartNumberingAfterBreak="0">
    <w:nsid w:val="60FC7AFB"/>
    <w:multiLevelType w:val="multilevel"/>
    <w:tmpl w:val="FFD4F06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F52765"/>
    <w:multiLevelType w:val="multilevel"/>
    <w:tmpl w:val="07CC7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698080A"/>
    <w:multiLevelType w:val="multilevel"/>
    <w:tmpl w:val="1AB01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9B790D"/>
    <w:multiLevelType w:val="hybridMultilevel"/>
    <w:tmpl w:val="86748A0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num w:numId="1" w16cid:durableId="359941927">
    <w:abstractNumId w:val="9"/>
  </w:num>
  <w:num w:numId="2" w16cid:durableId="655185999">
    <w:abstractNumId w:val="8"/>
  </w:num>
  <w:num w:numId="3" w16cid:durableId="1054694449">
    <w:abstractNumId w:val="5"/>
  </w:num>
  <w:num w:numId="4" w16cid:durableId="574778247">
    <w:abstractNumId w:val="7"/>
  </w:num>
  <w:num w:numId="5" w16cid:durableId="1848324435">
    <w:abstractNumId w:val="1"/>
  </w:num>
  <w:num w:numId="6" w16cid:durableId="2132360790">
    <w:abstractNumId w:val="4"/>
  </w:num>
  <w:num w:numId="7" w16cid:durableId="211969024">
    <w:abstractNumId w:val="3"/>
  </w:num>
  <w:num w:numId="8" w16cid:durableId="1080757482">
    <w:abstractNumId w:val="2"/>
  </w:num>
  <w:num w:numId="9" w16cid:durableId="1080641887">
    <w:abstractNumId w:val="0"/>
  </w:num>
  <w:num w:numId="10" w16cid:durableId="1693801693">
    <w:abstractNumId w:val="6"/>
  </w:num>
  <w:num w:numId="11" w16cid:durableId="14929830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ngston, Judith">
    <w15:presenceInfo w15:providerId="AD" w15:userId="S::judith.kingston@whu.edu::70c31480-702a-44c0-a0b5-786ec0b418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EAA"/>
    <w:rsid w:val="000217FC"/>
    <w:rsid w:val="000450B7"/>
    <w:rsid w:val="00064CD6"/>
    <w:rsid w:val="000962C7"/>
    <w:rsid w:val="000B503E"/>
    <w:rsid w:val="000C6C1A"/>
    <w:rsid w:val="000D143A"/>
    <w:rsid w:val="000F44C6"/>
    <w:rsid w:val="000F4515"/>
    <w:rsid w:val="00110CF0"/>
    <w:rsid w:val="00117579"/>
    <w:rsid w:val="00146D15"/>
    <w:rsid w:val="00163EB6"/>
    <w:rsid w:val="001A378D"/>
    <w:rsid w:val="001F49D4"/>
    <w:rsid w:val="00213DC6"/>
    <w:rsid w:val="0025131C"/>
    <w:rsid w:val="00272404"/>
    <w:rsid w:val="002B771D"/>
    <w:rsid w:val="002E48B4"/>
    <w:rsid w:val="002F7C32"/>
    <w:rsid w:val="00305352"/>
    <w:rsid w:val="003055E3"/>
    <w:rsid w:val="00305B5E"/>
    <w:rsid w:val="0034280E"/>
    <w:rsid w:val="00360A27"/>
    <w:rsid w:val="00364A90"/>
    <w:rsid w:val="0037495F"/>
    <w:rsid w:val="003B6A36"/>
    <w:rsid w:val="003B70E2"/>
    <w:rsid w:val="003E078F"/>
    <w:rsid w:val="003F03E6"/>
    <w:rsid w:val="00435348"/>
    <w:rsid w:val="00440CFA"/>
    <w:rsid w:val="00454284"/>
    <w:rsid w:val="00473654"/>
    <w:rsid w:val="004B1542"/>
    <w:rsid w:val="004F25AD"/>
    <w:rsid w:val="00504A21"/>
    <w:rsid w:val="005376BC"/>
    <w:rsid w:val="005677CA"/>
    <w:rsid w:val="00587045"/>
    <w:rsid w:val="005B0747"/>
    <w:rsid w:val="005B7585"/>
    <w:rsid w:val="005E10F9"/>
    <w:rsid w:val="00642C55"/>
    <w:rsid w:val="006456C3"/>
    <w:rsid w:val="006574B0"/>
    <w:rsid w:val="00667452"/>
    <w:rsid w:val="006678EC"/>
    <w:rsid w:val="00673794"/>
    <w:rsid w:val="00694BFE"/>
    <w:rsid w:val="006977F6"/>
    <w:rsid w:val="006C20CC"/>
    <w:rsid w:val="006C2CC1"/>
    <w:rsid w:val="006E693A"/>
    <w:rsid w:val="006F3ADE"/>
    <w:rsid w:val="00712338"/>
    <w:rsid w:val="007371B1"/>
    <w:rsid w:val="007558A1"/>
    <w:rsid w:val="00760CD2"/>
    <w:rsid w:val="007A42B2"/>
    <w:rsid w:val="007A4384"/>
    <w:rsid w:val="007A5572"/>
    <w:rsid w:val="007C1A93"/>
    <w:rsid w:val="00807FB2"/>
    <w:rsid w:val="00816754"/>
    <w:rsid w:val="008169AA"/>
    <w:rsid w:val="008258FA"/>
    <w:rsid w:val="0084052C"/>
    <w:rsid w:val="00846E69"/>
    <w:rsid w:val="008A3D15"/>
    <w:rsid w:val="008D3EC1"/>
    <w:rsid w:val="008E4419"/>
    <w:rsid w:val="008F743C"/>
    <w:rsid w:val="00901409"/>
    <w:rsid w:val="009165FC"/>
    <w:rsid w:val="00926806"/>
    <w:rsid w:val="009455E0"/>
    <w:rsid w:val="00945869"/>
    <w:rsid w:val="00966A52"/>
    <w:rsid w:val="00997494"/>
    <w:rsid w:val="009E4A07"/>
    <w:rsid w:val="00A002DB"/>
    <w:rsid w:val="00A11450"/>
    <w:rsid w:val="00A76F67"/>
    <w:rsid w:val="00A9471E"/>
    <w:rsid w:val="00AA0518"/>
    <w:rsid w:val="00AA1A81"/>
    <w:rsid w:val="00AB77E5"/>
    <w:rsid w:val="00AE5C60"/>
    <w:rsid w:val="00B65EAA"/>
    <w:rsid w:val="00B874B6"/>
    <w:rsid w:val="00BA0927"/>
    <w:rsid w:val="00BF6572"/>
    <w:rsid w:val="00BF6F18"/>
    <w:rsid w:val="00C03342"/>
    <w:rsid w:val="00C44FFD"/>
    <w:rsid w:val="00C6213E"/>
    <w:rsid w:val="00C92FD7"/>
    <w:rsid w:val="00D07FFC"/>
    <w:rsid w:val="00D22B60"/>
    <w:rsid w:val="00D41AC4"/>
    <w:rsid w:val="00D44ED7"/>
    <w:rsid w:val="00D566C1"/>
    <w:rsid w:val="00DC7A4B"/>
    <w:rsid w:val="00DD0405"/>
    <w:rsid w:val="00E04E3D"/>
    <w:rsid w:val="00E24EAF"/>
    <w:rsid w:val="00E30C2F"/>
    <w:rsid w:val="00E38D7D"/>
    <w:rsid w:val="00E72CC0"/>
    <w:rsid w:val="00E777AB"/>
    <w:rsid w:val="00E778DA"/>
    <w:rsid w:val="00E81349"/>
    <w:rsid w:val="00E86EB6"/>
    <w:rsid w:val="00EA1615"/>
    <w:rsid w:val="00EC7E04"/>
    <w:rsid w:val="00ED2996"/>
    <w:rsid w:val="00EF3385"/>
    <w:rsid w:val="00F10E33"/>
    <w:rsid w:val="00F15808"/>
    <w:rsid w:val="00F31695"/>
    <w:rsid w:val="00F44A27"/>
    <w:rsid w:val="00F46C79"/>
    <w:rsid w:val="00F7455F"/>
    <w:rsid w:val="00F843DF"/>
    <w:rsid w:val="00FB4143"/>
    <w:rsid w:val="00FD5733"/>
    <w:rsid w:val="0138136C"/>
    <w:rsid w:val="013CB68E"/>
    <w:rsid w:val="01882261"/>
    <w:rsid w:val="0194BD64"/>
    <w:rsid w:val="01B81E97"/>
    <w:rsid w:val="029806B5"/>
    <w:rsid w:val="040C3E15"/>
    <w:rsid w:val="04D8B37F"/>
    <w:rsid w:val="0A429E91"/>
    <w:rsid w:val="0A915AA6"/>
    <w:rsid w:val="0B48CCD8"/>
    <w:rsid w:val="0B4AFE31"/>
    <w:rsid w:val="0B9144BB"/>
    <w:rsid w:val="0BCEC027"/>
    <w:rsid w:val="0BE5D69B"/>
    <w:rsid w:val="0C9BC6D4"/>
    <w:rsid w:val="0CD2C83D"/>
    <w:rsid w:val="0D2DE148"/>
    <w:rsid w:val="0D9FA6AA"/>
    <w:rsid w:val="0DACAF7F"/>
    <w:rsid w:val="0DBE5E07"/>
    <w:rsid w:val="0E1564AA"/>
    <w:rsid w:val="0E4A3C00"/>
    <w:rsid w:val="0E5F0093"/>
    <w:rsid w:val="0EAD99C3"/>
    <w:rsid w:val="0EB76CE3"/>
    <w:rsid w:val="0F25BAC5"/>
    <w:rsid w:val="100D3F4A"/>
    <w:rsid w:val="106521D9"/>
    <w:rsid w:val="1112C337"/>
    <w:rsid w:val="11585D46"/>
    <w:rsid w:val="11618EB1"/>
    <w:rsid w:val="11904000"/>
    <w:rsid w:val="1214A767"/>
    <w:rsid w:val="12462A07"/>
    <w:rsid w:val="124FA6AD"/>
    <w:rsid w:val="136F0996"/>
    <w:rsid w:val="13E02CD3"/>
    <w:rsid w:val="13FE5605"/>
    <w:rsid w:val="1434E40F"/>
    <w:rsid w:val="14529711"/>
    <w:rsid w:val="1482ADAB"/>
    <w:rsid w:val="14859E9B"/>
    <w:rsid w:val="14D6EC8A"/>
    <w:rsid w:val="15B601C0"/>
    <w:rsid w:val="15EA8730"/>
    <w:rsid w:val="17A0C94F"/>
    <w:rsid w:val="18557374"/>
    <w:rsid w:val="18B45B9B"/>
    <w:rsid w:val="1905B3F3"/>
    <w:rsid w:val="195B87D3"/>
    <w:rsid w:val="196F28E9"/>
    <w:rsid w:val="19866E5D"/>
    <w:rsid w:val="19CBE21D"/>
    <w:rsid w:val="1AB3F472"/>
    <w:rsid w:val="1B03DA1E"/>
    <w:rsid w:val="1B61BBAB"/>
    <w:rsid w:val="1C7B36B9"/>
    <w:rsid w:val="1C9C813B"/>
    <w:rsid w:val="1CD130EB"/>
    <w:rsid w:val="1D094540"/>
    <w:rsid w:val="1D411B95"/>
    <w:rsid w:val="1DA71E80"/>
    <w:rsid w:val="1DF27F8F"/>
    <w:rsid w:val="1E3A5386"/>
    <w:rsid w:val="1E5FE822"/>
    <w:rsid w:val="1EAA04FC"/>
    <w:rsid w:val="1F221A08"/>
    <w:rsid w:val="1F4933E0"/>
    <w:rsid w:val="1F7BC960"/>
    <w:rsid w:val="1FC41C7A"/>
    <w:rsid w:val="1FDFAD5A"/>
    <w:rsid w:val="2012A8D1"/>
    <w:rsid w:val="2037762C"/>
    <w:rsid w:val="2130F017"/>
    <w:rsid w:val="2293694E"/>
    <w:rsid w:val="22AD997E"/>
    <w:rsid w:val="23DF49A6"/>
    <w:rsid w:val="24C25FA2"/>
    <w:rsid w:val="253E3FDF"/>
    <w:rsid w:val="25512F51"/>
    <w:rsid w:val="27977DF1"/>
    <w:rsid w:val="27D3E4E6"/>
    <w:rsid w:val="28239ACC"/>
    <w:rsid w:val="28FB4665"/>
    <w:rsid w:val="298C0D1D"/>
    <w:rsid w:val="2A38D870"/>
    <w:rsid w:val="2BD688EE"/>
    <w:rsid w:val="2BE5C0B4"/>
    <w:rsid w:val="2C018F4D"/>
    <w:rsid w:val="2C3178D8"/>
    <w:rsid w:val="2C55EC12"/>
    <w:rsid w:val="2D17C34C"/>
    <w:rsid w:val="2D17F181"/>
    <w:rsid w:val="2D417A07"/>
    <w:rsid w:val="2D66E202"/>
    <w:rsid w:val="2D905296"/>
    <w:rsid w:val="2D9B107B"/>
    <w:rsid w:val="2E58D482"/>
    <w:rsid w:val="2E7005D3"/>
    <w:rsid w:val="302EBB09"/>
    <w:rsid w:val="30531D6E"/>
    <w:rsid w:val="30F70B7B"/>
    <w:rsid w:val="31379629"/>
    <w:rsid w:val="313C3E3E"/>
    <w:rsid w:val="3159D1B0"/>
    <w:rsid w:val="3167F884"/>
    <w:rsid w:val="31CBEC91"/>
    <w:rsid w:val="3356BF50"/>
    <w:rsid w:val="34320C05"/>
    <w:rsid w:val="34CDB272"/>
    <w:rsid w:val="3500D583"/>
    <w:rsid w:val="351213B5"/>
    <w:rsid w:val="37A12D7A"/>
    <w:rsid w:val="384CEB6E"/>
    <w:rsid w:val="38EB52F4"/>
    <w:rsid w:val="3A37DECF"/>
    <w:rsid w:val="3A9E2300"/>
    <w:rsid w:val="3AD5D6F6"/>
    <w:rsid w:val="3B4D6AB0"/>
    <w:rsid w:val="3B6ABE30"/>
    <w:rsid w:val="3C3FAF08"/>
    <w:rsid w:val="3C6C2B98"/>
    <w:rsid w:val="3C6FB70E"/>
    <w:rsid w:val="3CC50F4C"/>
    <w:rsid w:val="3D0B4412"/>
    <w:rsid w:val="3D5D46F8"/>
    <w:rsid w:val="3DEF25EB"/>
    <w:rsid w:val="3E387C0F"/>
    <w:rsid w:val="3E4A0DD4"/>
    <w:rsid w:val="3EA6DD13"/>
    <w:rsid w:val="40028C79"/>
    <w:rsid w:val="407843D9"/>
    <w:rsid w:val="4187DB2A"/>
    <w:rsid w:val="419309D3"/>
    <w:rsid w:val="4204F9DF"/>
    <w:rsid w:val="42289A84"/>
    <w:rsid w:val="42339450"/>
    <w:rsid w:val="42374220"/>
    <w:rsid w:val="42400704"/>
    <w:rsid w:val="427364DA"/>
    <w:rsid w:val="4294B245"/>
    <w:rsid w:val="4437D22D"/>
    <w:rsid w:val="4439F143"/>
    <w:rsid w:val="44561767"/>
    <w:rsid w:val="44610807"/>
    <w:rsid w:val="4473111B"/>
    <w:rsid w:val="44B506E9"/>
    <w:rsid w:val="44B5FD1F"/>
    <w:rsid w:val="44E8771B"/>
    <w:rsid w:val="452EACD0"/>
    <w:rsid w:val="459B52B9"/>
    <w:rsid w:val="45A81E08"/>
    <w:rsid w:val="45DBCB58"/>
    <w:rsid w:val="464D597F"/>
    <w:rsid w:val="469C7338"/>
    <w:rsid w:val="47A0318D"/>
    <w:rsid w:val="496FCC1B"/>
    <w:rsid w:val="4996C137"/>
    <w:rsid w:val="4AA54ABD"/>
    <w:rsid w:val="4B8A850C"/>
    <w:rsid w:val="4C198412"/>
    <w:rsid w:val="4CFAD6D5"/>
    <w:rsid w:val="4DA441B7"/>
    <w:rsid w:val="4E25A9F1"/>
    <w:rsid w:val="4E8A4D86"/>
    <w:rsid w:val="4EC128F8"/>
    <w:rsid w:val="4F671222"/>
    <w:rsid w:val="503688A1"/>
    <w:rsid w:val="50A4000E"/>
    <w:rsid w:val="5112CBF7"/>
    <w:rsid w:val="51B2B3EA"/>
    <w:rsid w:val="521E87E4"/>
    <w:rsid w:val="5274174A"/>
    <w:rsid w:val="528CA4BD"/>
    <w:rsid w:val="5312148A"/>
    <w:rsid w:val="53D506C5"/>
    <w:rsid w:val="546D1759"/>
    <w:rsid w:val="552DCF08"/>
    <w:rsid w:val="5564FCA3"/>
    <w:rsid w:val="55B88270"/>
    <w:rsid w:val="563B8CD5"/>
    <w:rsid w:val="56FDFAFD"/>
    <w:rsid w:val="578C95EA"/>
    <w:rsid w:val="5838EB52"/>
    <w:rsid w:val="58BF5FA6"/>
    <w:rsid w:val="58E5D17D"/>
    <w:rsid w:val="599ED2DB"/>
    <w:rsid w:val="5A47A3E7"/>
    <w:rsid w:val="5A856DC2"/>
    <w:rsid w:val="5C7088DE"/>
    <w:rsid w:val="5CBEB550"/>
    <w:rsid w:val="5D9BBDCF"/>
    <w:rsid w:val="5DFA96BE"/>
    <w:rsid w:val="5E833BF0"/>
    <w:rsid w:val="5EE57C48"/>
    <w:rsid w:val="5F022D9F"/>
    <w:rsid w:val="5F39C022"/>
    <w:rsid w:val="5F458DA2"/>
    <w:rsid w:val="5F6030AA"/>
    <w:rsid w:val="5FCC3943"/>
    <w:rsid w:val="601AAC99"/>
    <w:rsid w:val="6083BD36"/>
    <w:rsid w:val="6085EEE5"/>
    <w:rsid w:val="60DA7F1F"/>
    <w:rsid w:val="60DB978F"/>
    <w:rsid w:val="62AB6F41"/>
    <w:rsid w:val="62F9E840"/>
    <w:rsid w:val="6408D27D"/>
    <w:rsid w:val="64D4BC6A"/>
    <w:rsid w:val="64E15943"/>
    <w:rsid w:val="65844497"/>
    <w:rsid w:val="65E3E4BF"/>
    <w:rsid w:val="6603920C"/>
    <w:rsid w:val="66D15B31"/>
    <w:rsid w:val="67096DBB"/>
    <w:rsid w:val="67CF7E2A"/>
    <w:rsid w:val="68841729"/>
    <w:rsid w:val="68E808C1"/>
    <w:rsid w:val="68ED53B4"/>
    <w:rsid w:val="6985F7BC"/>
    <w:rsid w:val="6A0863EF"/>
    <w:rsid w:val="6A27ED9E"/>
    <w:rsid w:val="6AC971CB"/>
    <w:rsid w:val="6C5CA9C6"/>
    <w:rsid w:val="6CA49269"/>
    <w:rsid w:val="6D5509DF"/>
    <w:rsid w:val="6D781702"/>
    <w:rsid w:val="6DE8AB88"/>
    <w:rsid w:val="6DF6A8E1"/>
    <w:rsid w:val="6E28617E"/>
    <w:rsid w:val="6E531B13"/>
    <w:rsid w:val="6E884329"/>
    <w:rsid w:val="6EB295D4"/>
    <w:rsid w:val="6EF08113"/>
    <w:rsid w:val="6F53713E"/>
    <w:rsid w:val="6FB4E940"/>
    <w:rsid w:val="6FBFCEE0"/>
    <w:rsid w:val="6FC73C88"/>
    <w:rsid w:val="6FCBFD4C"/>
    <w:rsid w:val="6FF6D560"/>
    <w:rsid w:val="7075B91A"/>
    <w:rsid w:val="707C70E5"/>
    <w:rsid w:val="71737827"/>
    <w:rsid w:val="717C9BD5"/>
    <w:rsid w:val="727E0DA0"/>
    <w:rsid w:val="729B3E9D"/>
    <w:rsid w:val="72AC10E6"/>
    <w:rsid w:val="72B5FDE7"/>
    <w:rsid w:val="73B830A7"/>
    <w:rsid w:val="74068B85"/>
    <w:rsid w:val="74298A52"/>
    <w:rsid w:val="7529707E"/>
    <w:rsid w:val="75ABC24E"/>
    <w:rsid w:val="760AF9D2"/>
    <w:rsid w:val="765D8F05"/>
    <w:rsid w:val="76A18723"/>
    <w:rsid w:val="770FE81C"/>
    <w:rsid w:val="789A9AA2"/>
    <w:rsid w:val="78E7596C"/>
    <w:rsid w:val="796054ED"/>
    <w:rsid w:val="79C1E333"/>
    <w:rsid w:val="79F6DEA7"/>
    <w:rsid w:val="7A0FC004"/>
    <w:rsid w:val="7B3AFF46"/>
    <w:rsid w:val="7B49B613"/>
    <w:rsid w:val="7C829DD4"/>
    <w:rsid w:val="7D6D1039"/>
    <w:rsid w:val="7E08D979"/>
    <w:rsid w:val="7E58B6D9"/>
    <w:rsid w:val="7E84D197"/>
    <w:rsid w:val="7EA36671"/>
    <w:rsid w:val="7EAA6D7C"/>
    <w:rsid w:val="7F826CB1"/>
    <w:rsid w:val="7FAA6E82"/>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9970A"/>
  <w15:docId w15:val="{7576D402-74E9-40A1-AB03-F11AD388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0B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962C7"/>
    <w:pPr>
      <w:ind w:left="720"/>
      <w:contextualSpacing/>
    </w:pPr>
  </w:style>
  <w:style w:type="paragraph" w:styleId="Header">
    <w:name w:val="header"/>
    <w:basedOn w:val="Normal"/>
    <w:link w:val="HeaderChar"/>
    <w:uiPriority w:val="99"/>
    <w:unhideWhenUsed/>
    <w:rsid w:val="005677CA"/>
    <w:pPr>
      <w:tabs>
        <w:tab w:val="center" w:pos="4536"/>
        <w:tab w:val="right" w:pos="9072"/>
      </w:tabs>
      <w:spacing w:line="240" w:lineRule="auto"/>
    </w:pPr>
  </w:style>
  <w:style w:type="character" w:customStyle="1" w:styleId="HeaderChar">
    <w:name w:val="Header Char"/>
    <w:basedOn w:val="DefaultParagraphFont"/>
    <w:link w:val="Header"/>
    <w:uiPriority w:val="99"/>
    <w:rsid w:val="005677CA"/>
  </w:style>
  <w:style w:type="paragraph" w:styleId="Footer">
    <w:name w:val="footer"/>
    <w:basedOn w:val="Normal"/>
    <w:link w:val="FooterChar"/>
    <w:uiPriority w:val="99"/>
    <w:unhideWhenUsed/>
    <w:rsid w:val="005677CA"/>
    <w:pPr>
      <w:tabs>
        <w:tab w:val="center" w:pos="4536"/>
        <w:tab w:val="right" w:pos="9072"/>
      </w:tabs>
      <w:spacing w:line="240" w:lineRule="auto"/>
    </w:pPr>
  </w:style>
  <w:style w:type="character" w:customStyle="1" w:styleId="FooterChar">
    <w:name w:val="Footer Char"/>
    <w:basedOn w:val="DefaultParagraphFont"/>
    <w:link w:val="Footer"/>
    <w:uiPriority w:val="99"/>
    <w:rsid w:val="005677CA"/>
  </w:style>
  <w:style w:type="character" w:styleId="CommentReference">
    <w:name w:val="annotation reference"/>
    <w:basedOn w:val="DefaultParagraphFont"/>
    <w:uiPriority w:val="99"/>
    <w:semiHidden/>
    <w:unhideWhenUsed/>
    <w:rsid w:val="00673794"/>
    <w:rPr>
      <w:sz w:val="16"/>
      <w:szCs w:val="16"/>
    </w:rPr>
  </w:style>
  <w:style w:type="paragraph" w:styleId="CommentText">
    <w:name w:val="annotation text"/>
    <w:basedOn w:val="Normal"/>
    <w:link w:val="CommentTextChar"/>
    <w:uiPriority w:val="99"/>
    <w:unhideWhenUsed/>
    <w:rsid w:val="00673794"/>
    <w:pPr>
      <w:spacing w:line="240" w:lineRule="auto"/>
    </w:pPr>
    <w:rPr>
      <w:sz w:val="20"/>
      <w:szCs w:val="20"/>
    </w:rPr>
  </w:style>
  <w:style w:type="character" w:customStyle="1" w:styleId="CommentTextChar">
    <w:name w:val="Comment Text Char"/>
    <w:basedOn w:val="DefaultParagraphFont"/>
    <w:link w:val="CommentText"/>
    <w:uiPriority w:val="99"/>
    <w:rsid w:val="00673794"/>
    <w:rPr>
      <w:sz w:val="20"/>
      <w:szCs w:val="20"/>
    </w:rPr>
  </w:style>
  <w:style w:type="paragraph" w:styleId="CommentSubject">
    <w:name w:val="annotation subject"/>
    <w:basedOn w:val="CommentText"/>
    <w:next w:val="CommentText"/>
    <w:link w:val="CommentSubjectChar"/>
    <w:uiPriority w:val="99"/>
    <w:semiHidden/>
    <w:unhideWhenUsed/>
    <w:rsid w:val="00673794"/>
    <w:rPr>
      <w:b/>
      <w:bCs/>
    </w:rPr>
  </w:style>
  <w:style w:type="character" w:customStyle="1" w:styleId="CommentSubjectChar">
    <w:name w:val="Comment Subject Char"/>
    <w:basedOn w:val="CommentTextChar"/>
    <w:link w:val="CommentSubject"/>
    <w:uiPriority w:val="99"/>
    <w:semiHidden/>
    <w:rsid w:val="00673794"/>
    <w:rPr>
      <w:b/>
      <w:bCs/>
      <w:sz w:val="20"/>
      <w:szCs w:val="20"/>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75ABC24E"/>
    <w:rPr>
      <w:color w:val="0000FF"/>
      <w:u w:val="single"/>
    </w:rPr>
  </w:style>
  <w:style w:type="character" w:styleId="Strong">
    <w:name w:val="Strong"/>
    <w:basedOn w:val="DefaultParagraphFont"/>
    <w:uiPriority w:val="22"/>
    <w:qFormat/>
    <w:rsid w:val="00163EB6"/>
    <w:rPr>
      <w:b/>
      <w:bCs/>
    </w:rPr>
  </w:style>
  <w:style w:type="paragraph" w:styleId="NormalWeb">
    <w:name w:val="Normal (Web)"/>
    <w:basedOn w:val="Normal"/>
    <w:uiPriority w:val="99"/>
    <w:semiHidden/>
    <w:unhideWhenUsed/>
    <w:rsid w:val="00E778DA"/>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E778DA"/>
    <w:rPr>
      <w:i/>
      <w:iCs/>
    </w:rPr>
  </w:style>
  <w:style w:type="paragraph" w:styleId="Revision">
    <w:name w:val="Revision"/>
    <w:hidden/>
    <w:uiPriority w:val="99"/>
    <w:semiHidden/>
    <w:rsid w:val="00110CF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8344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984</Words>
  <Characters>6290</Characters>
  <Application>Microsoft Office Word</Application>
  <DocSecurity>0</DocSecurity>
  <Lines>91</Lines>
  <Paragraphs>17</Paragraphs>
  <ScaleCrop>false</ScaleCrop>
  <HeadingPairs>
    <vt:vector size="2" baseType="variant">
      <vt:variant>
        <vt:lpstr>Title</vt:lpstr>
      </vt:variant>
      <vt:variant>
        <vt:i4>1</vt:i4>
      </vt:variant>
    </vt:vector>
  </HeadingPairs>
  <TitlesOfParts>
    <vt:vector size="1" baseType="lpstr">
      <vt:lpstr/>
    </vt:vector>
  </TitlesOfParts>
  <Company>WHU Otto Beisheim School of Management</Company>
  <LinksUpToDate>false</LinksUpToDate>
  <CharactersWithSpaces>7257</CharactersWithSpaces>
  <SharedDoc>false</SharedDoc>
  <HLinks>
    <vt:vector size="6" baseType="variant">
      <vt:variant>
        <vt:i4>7208990</vt:i4>
      </vt:variant>
      <vt:variant>
        <vt:i4>0</vt:i4>
      </vt:variant>
      <vt:variant>
        <vt:i4>0</vt:i4>
      </vt:variant>
      <vt:variant>
        <vt:i4>5</vt:i4>
      </vt:variant>
      <vt:variant>
        <vt:lpwstr>mailto:s.sankaranarayanan@whu.edu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Kingston, Judith</dc:creator>
  <cp:lastModifiedBy>Sankaranarayanan, Shruthi</cp:lastModifiedBy>
  <cp:revision>2</cp:revision>
  <cp:lastPrinted>2025-10-10T12:53:00Z</cp:lastPrinted>
  <dcterms:created xsi:type="dcterms:W3CDTF">2026-02-15T16:24:00Z</dcterms:created>
  <dcterms:modified xsi:type="dcterms:W3CDTF">2026-02-15T16:24:00Z</dcterms:modified>
</cp:coreProperties>
</file>